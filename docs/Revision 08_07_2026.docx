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FE51" w14:textId="77777777" w:rsidR="003C0D16" w:rsidRPr="00F5604F" w:rsidRDefault="00905BA8">
      <w:pPr>
        <w:spacing w:before="1440" w:after="240"/>
        <w:jc w:val="center"/>
        <w:rPr>
          <w:lang w:val="es-ES_tradnl"/>
        </w:rPr>
      </w:pPr>
      <w:r w:rsidRPr="00F5604F">
        <w:rPr>
          <w:rFonts w:ascii="Arial" w:eastAsia="Arial" w:hAnsi="Arial" w:cs="Arial"/>
          <w:b/>
          <w:bCs/>
          <w:sz w:val="28"/>
          <w:szCs w:val="28"/>
          <w:lang w:val="es-ES_tradnl"/>
        </w:rPr>
        <w:t>UNIVERSIDAD SAN FRANCISCO DE QUITO</w:t>
      </w:r>
    </w:p>
    <w:p w14:paraId="61841A0D" w14:textId="77777777" w:rsidR="003C0D16" w:rsidRPr="00F5604F" w:rsidRDefault="00905BA8">
      <w:pPr>
        <w:spacing w:after="240"/>
        <w:jc w:val="center"/>
        <w:rPr>
          <w:lang w:val="es-ES_tradnl"/>
        </w:rPr>
      </w:pPr>
      <w:r w:rsidRPr="00F5604F">
        <w:rPr>
          <w:rFonts w:ascii="Arial" w:eastAsia="Arial" w:hAnsi="Arial" w:cs="Arial"/>
          <w:lang w:val="es-ES_tradnl"/>
        </w:rPr>
        <w:t>Colegio de Ciencias e Ingeniería</w:t>
      </w:r>
    </w:p>
    <w:p w14:paraId="23E86082" w14:textId="39F17279" w:rsidR="003C0D16" w:rsidRPr="00F5604F" w:rsidRDefault="00905BA8">
      <w:pPr>
        <w:spacing w:before="720" w:after="240"/>
        <w:jc w:val="center"/>
        <w:rPr>
          <w:lang w:val="es-ES_tradnl"/>
        </w:rPr>
      </w:pPr>
      <w:r w:rsidRPr="00F5604F">
        <w:rPr>
          <w:rFonts w:ascii="Arial" w:eastAsia="Arial" w:hAnsi="Arial" w:cs="Arial"/>
          <w:b/>
          <w:bCs/>
          <w:sz w:val="36"/>
          <w:szCs w:val="36"/>
          <w:lang w:val="es-ES_tradnl"/>
        </w:rPr>
        <w:t xml:space="preserve">Extracción de Reglas Interpretables </w:t>
      </w:r>
    </w:p>
    <w:p w14:paraId="24CB1167" w14:textId="77777777" w:rsidR="003C0D16" w:rsidRPr="00F5604F" w:rsidRDefault="00905BA8">
      <w:pPr>
        <w:spacing w:before="120" w:after="240"/>
        <w:jc w:val="center"/>
        <w:rPr>
          <w:lang w:val="es-ES_tradnl"/>
        </w:rPr>
      </w:pPr>
      <w:r w:rsidRPr="00F5604F">
        <w:rPr>
          <w:rFonts w:ascii="Arial" w:eastAsia="Arial" w:hAnsi="Arial" w:cs="Arial"/>
          <w:b/>
          <w:bCs/>
          <w:sz w:val="32"/>
          <w:szCs w:val="32"/>
          <w:lang w:val="es-ES_tradnl"/>
        </w:rPr>
        <w:t>mediante RuleCOSI+ y Análisis de Frontera de Pareto</w:t>
      </w:r>
    </w:p>
    <w:p w14:paraId="1D675C69" w14:textId="38166E65" w:rsidR="003C0D16" w:rsidRPr="00F5604F" w:rsidRDefault="00905BA8">
      <w:pPr>
        <w:spacing w:before="720" w:after="120"/>
        <w:jc w:val="center"/>
        <w:rPr>
          <w:lang w:val="es-ES_tradnl"/>
        </w:rPr>
      </w:pPr>
      <w:r w:rsidRPr="00F5604F">
        <w:rPr>
          <w:rFonts w:ascii="Arial" w:eastAsia="Arial" w:hAnsi="Arial" w:cs="Arial"/>
          <w:b/>
          <w:bCs/>
          <w:sz w:val="26"/>
          <w:szCs w:val="26"/>
          <w:lang w:val="es-ES_tradnl"/>
        </w:rPr>
        <w:t xml:space="preserve">Danilo Serrano </w:t>
      </w:r>
      <w:r w:rsidR="00B72B37">
        <w:rPr>
          <w:rFonts w:ascii="Arial" w:eastAsia="Arial" w:hAnsi="Arial" w:cs="Arial"/>
          <w:b/>
          <w:bCs/>
          <w:sz w:val="26"/>
          <w:szCs w:val="26"/>
          <w:lang w:val="es-ES_tradnl"/>
        </w:rPr>
        <w:t>Enríquez</w:t>
      </w:r>
    </w:p>
    <w:p w14:paraId="2150E045" w14:textId="77777777" w:rsidR="003C0D16" w:rsidRPr="00F5604F" w:rsidRDefault="00905BA8">
      <w:pPr>
        <w:spacing w:after="720"/>
        <w:jc w:val="center"/>
        <w:rPr>
          <w:lang w:val="es-ES_tradnl"/>
        </w:rPr>
      </w:pPr>
      <w:r w:rsidRPr="00F5604F">
        <w:rPr>
          <w:rFonts w:ascii="Arial" w:eastAsia="Arial" w:hAnsi="Arial" w:cs="Arial"/>
          <w:sz w:val="22"/>
          <w:szCs w:val="22"/>
          <w:lang w:val="es-ES_tradnl"/>
        </w:rPr>
        <w:t>Tesis de Maestría en Inteligencia de Negocios y Ciencia de Datos</w:t>
      </w:r>
    </w:p>
    <w:p w14:paraId="36B86C6B" w14:textId="130C8CD0" w:rsidR="003C0D16" w:rsidRPr="00F5604F" w:rsidRDefault="00905BA8">
      <w:pPr>
        <w:spacing w:after="240"/>
        <w:jc w:val="center"/>
        <w:rPr>
          <w:lang w:val="es-ES_tradnl"/>
        </w:rPr>
      </w:pPr>
      <w:r w:rsidRPr="00F5604F">
        <w:rPr>
          <w:rFonts w:ascii="Arial" w:eastAsia="Arial" w:hAnsi="Arial" w:cs="Arial"/>
          <w:sz w:val="22"/>
          <w:szCs w:val="22"/>
          <w:lang w:val="es-ES_tradnl"/>
        </w:rPr>
        <w:t>Quito, Ecuador</w:t>
      </w:r>
      <w:r w:rsidR="00F5604F" w:rsidRPr="00F5604F">
        <w:rPr>
          <w:rFonts w:ascii="Arial" w:eastAsia="Arial" w:hAnsi="Arial" w:cs="Arial"/>
          <w:sz w:val="22"/>
          <w:szCs w:val="22"/>
          <w:lang w:val="es-ES_tradnl"/>
        </w:rPr>
        <w:t xml:space="preserve"> - </w:t>
      </w:r>
      <w:r w:rsidRPr="00F5604F">
        <w:rPr>
          <w:rFonts w:ascii="Arial" w:eastAsia="Arial" w:hAnsi="Arial" w:cs="Arial"/>
          <w:sz w:val="22"/>
          <w:szCs w:val="22"/>
          <w:lang w:val="es-ES_tradnl"/>
        </w:rPr>
        <w:t>2024</w:t>
      </w:r>
    </w:p>
    <w:p w14:paraId="5C2404EF" w14:textId="77777777" w:rsidR="003C0D16" w:rsidRPr="00F5604F" w:rsidRDefault="00905BA8">
      <w:pPr>
        <w:rPr>
          <w:lang w:val="es-ES_tradnl"/>
        </w:rPr>
      </w:pPr>
      <w:r w:rsidRPr="00F5604F">
        <w:rPr>
          <w:lang w:val="es-ES_tradnl"/>
        </w:rPr>
        <w:br w:type="page"/>
      </w:r>
    </w:p>
    <w:p w14:paraId="6CDE2A46" w14:textId="77777777" w:rsidR="003C0D16" w:rsidRPr="00F5604F" w:rsidRDefault="00905BA8">
      <w:pPr>
        <w:pStyle w:val="Ttulo1"/>
        <w:rPr>
          <w:lang w:val="es-ES_tradnl"/>
        </w:rPr>
      </w:pPr>
      <w:r w:rsidRPr="00F5604F">
        <w:rPr>
          <w:lang w:val="es-ES_tradnl"/>
        </w:rPr>
        <w:lastRenderedPageBreak/>
        <w:t>1. Introducción</w:t>
      </w:r>
    </w:p>
    <w:p w14:paraId="2208BD63" w14:textId="4E2DCD79" w:rsidR="003C0D16" w:rsidRPr="00F5604F" w:rsidRDefault="00905BA8">
      <w:pPr>
        <w:spacing w:after="120"/>
        <w:jc w:val="both"/>
        <w:rPr>
          <w:lang w:val="es-ES_tradnl"/>
        </w:rPr>
      </w:pPr>
      <w:commentRangeStart w:id="0"/>
      <w:commentRangeStart w:id="1"/>
      <w:r w:rsidRPr="00F5604F">
        <w:rPr>
          <w:lang w:val="es-ES_tradnl"/>
        </w:rPr>
        <w:t>El scoring crediticio es uno de los procesos más críticos en la industria financiera</w:t>
      </w:r>
      <w:r w:rsidR="00487AC1">
        <w:rPr>
          <w:lang w:val="es-ES_tradnl"/>
        </w:rPr>
        <w:t xml:space="preserve"> (Thomas et al., 2017)</w:t>
      </w:r>
      <w:r w:rsidRPr="00F5604F">
        <w:rPr>
          <w:lang w:val="es-ES_tradnl"/>
        </w:rPr>
        <w:t xml:space="preserve">. </w:t>
      </w:r>
      <w:commentRangeEnd w:id="0"/>
      <w:r w:rsidR="00F5604F" w:rsidRPr="00F5604F">
        <w:rPr>
          <w:rStyle w:val="Refdecomentario"/>
          <w:sz w:val="24"/>
          <w:szCs w:val="24"/>
          <w:lang w:val="es-ES_tradnl"/>
        </w:rPr>
        <w:commentReference w:id="0"/>
      </w:r>
      <w:commentRangeEnd w:id="1"/>
      <w:r w:rsidR="00487AC1" w:rsidRPr="00F5604F">
        <w:rPr>
          <w:rStyle w:val="Refdecomentario"/>
          <w:sz w:val="24"/>
          <w:szCs w:val="24"/>
          <w:lang w:val="es-ES_tradnl"/>
        </w:rPr>
        <w:commentReference w:id="1"/>
      </w:r>
      <w:commentRangeStart w:id="2"/>
      <w:commentRangeStart w:id="3"/>
      <w:r w:rsidRPr="00F5604F">
        <w:rPr>
          <w:lang w:val="es-ES_tradnl"/>
        </w:rPr>
        <w:t>Determinar con precisión si un solicitante pagará o no su obligación tiene implicaciones directas sobre la rentabilidad de las instituciones y el bienestar económico de sus clientes</w:t>
      </w:r>
      <w:r w:rsidR="00487AC1">
        <w:rPr>
          <w:lang w:val="es-ES_tradnl"/>
        </w:rPr>
        <w:t xml:space="preserve"> (Hand &amp; Henley, 1997)</w:t>
      </w:r>
      <w:r w:rsidRPr="00F5604F">
        <w:rPr>
          <w:lang w:val="es-ES_tradnl"/>
        </w:rPr>
        <w:t xml:space="preserve">. </w:t>
      </w:r>
      <w:commentRangeEnd w:id="2"/>
      <w:r w:rsidR="00F5604F" w:rsidRPr="00F5604F">
        <w:rPr>
          <w:rStyle w:val="Refdecomentario"/>
          <w:sz w:val="24"/>
          <w:szCs w:val="24"/>
          <w:lang w:val="es-ES_tradnl"/>
        </w:rPr>
        <w:commentReference w:id="2"/>
      </w:r>
      <w:commentRangeEnd w:id="3"/>
      <w:r w:rsidR="00487AC1" w:rsidRPr="00F5604F">
        <w:rPr>
          <w:rStyle w:val="Refdecomentario"/>
          <w:sz w:val="24"/>
          <w:szCs w:val="24"/>
          <w:lang w:val="es-ES_tradnl"/>
        </w:rPr>
        <w:commentReference w:id="3"/>
      </w:r>
      <w:commentRangeStart w:id="4"/>
      <w:commentRangeStart w:id="5"/>
      <w:r w:rsidRPr="00F5604F">
        <w:rPr>
          <w:lang w:val="es-ES_tradnl"/>
        </w:rPr>
        <w:t xml:space="preserve">Durante décadas, este proceso se apoyó en modelos estadísticos clásicos </w:t>
      </w:r>
      <w:ins w:id="6" w:author="Edison Loza Aguirre" w:date="2026-07-07T10:00:00Z" w16du:dateUtc="2026-07-07T16:00:00Z">
        <w:r w:rsidR="00F5604F">
          <w:rPr>
            <w:lang w:val="es-ES_tradnl"/>
          </w:rPr>
          <w:t>(</w:t>
        </w:r>
      </w:ins>
      <w:del w:id="7" w:author="Edison Loza Aguirre" w:date="2026-07-07T10:00:00Z" w16du:dateUtc="2026-07-07T16:00:00Z">
        <w:r w:rsidRPr="00F5604F" w:rsidDel="00F5604F">
          <w:rPr>
            <w:lang w:val="es-ES_tradnl"/>
          </w:rPr>
          <w:delText>—</w:delText>
        </w:r>
      </w:del>
      <w:r w:rsidRPr="00F5604F">
        <w:rPr>
          <w:lang w:val="es-ES_tradnl"/>
        </w:rPr>
        <w:t>regresión logística, análisis discriminante</w:t>
      </w:r>
      <w:ins w:id="8" w:author="Edison Loza Aguirre" w:date="2026-07-07T10:00:00Z" w16du:dateUtc="2026-07-07T16:00:00Z">
        <w:r w:rsidR="00F5604F">
          <w:rPr>
            <w:lang w:val="es-ES_tradnl"/>
          </w:rPr>
          <w:t>)</w:t>
        </w:r>
      </w:ins>
      <w:del w:id="9" w:author="Edison Loza Aguirre" w:date="2026-07-07T10:00:00Z" w16du:dateUtc="2026-07-07T16:00:00Z">
        <w:r w:rsidRPr="00F5604F" w:rsidDel="00F5604F">
          <w:rPr>
            <w:lang w:val="es-ES_tradnl"/>
          </w:rPr>
          <w:delText>—</w:delText>
        </w:r>
      </w:del>
      <w:r w:rsidRPr="00F5604F">
        <w:rPr>
          <w:lang w:val="es-ES_tradnl"/>
        </w:rPr>
        <w:t xml:space="preserve"> que ofrecen resultados </w:t>
      </w:r>
      <w:del w:id="10" w:author="Edison Loza Aguirre" w:date="2026-07-07T10:01:00Z" w16du:dateUtc="2026-07-07T16:01:00Z">
        <w:r w:rsidRPr="00F5604F" w:rsidDel="00F5604F">
          <w:rPr>
            <w:lang w:val="es-ES_tradnl"/>
          </w:rPr>
          <w:delText>interpretables</w:delText>
        </w:r>
      </w:del>
      <w:ins w:id="11" w:author="Edison Loza Aguirre" w:date="2026-07-07T10:01:00Z" w16du:dateUtc="2026-07-07T16:01:00Z">
        <w:r w:rsidR="00F5604F" w:rsidRPr="00F5604F">
          <w:rPr>
            <w:lang w:val="es-ES_tradnl"/>
          </w:rPr>
          <w:t>interpretables,</w:t>
        </w:r>
      </w:ins>
      <w:r w:rsidRPr="00F5604F">
        <w:rPr>
          <w:lang w:val="es-ES_tradnl"/>
        </w:rPr>
        <w:t xml:space="preserve"> pero limitan la capacidad predictiva</w:t>
      </w:r>
      <w:r w:rsidR="00487AC1">
        <w:rPr>
          <w:lang w:val="es-ES_tradnl"/>
        </w:rPr>
        <w:t xml:space="preserve"> (Altman, 1968; Wiginton, 1980)</w:t>
      </w:r>
      <w:r w:rsidRPr="00F5604F">
        <w:rPr>
          <w:lang w:val="es-ES_tradnl"/>
        </w:rPr>
        <w:t xml:space="preserve">. </w:t>
      </w:r>
      <w:commentRangeEnd w:id="4"/>
      <w:r w:rsidR="00F5604F" w:rsidRPr="00F5604F">
        <w:rPr>
          <w:rStyle w:val="Refdecomentario"/>
          <w:sz w:val="24"/>
          <w:szCs w:val="24"/>
          <w:lang w:val="es-ES_tradnl"/>
        </w:rPr>
        <w:commentReference w:id="4"/>
      </w:r>
      <w:commentRangeEnd w:id="5"/>
      <w:r w:rsidR="00487AC1" w:rsidRPr="00F5604F">
        <w:rPr>
          <w:rStyle w:val="Refdecomentario"/>
          <w:sz w:val="24"/>
          <w:szCs w:val="24"/>
          <w:lang w:val="es-ES_tradnl"/>
        </w:rPr>
        <w:commentReference w:id="5"/>
      </w:r>
      <w:commentRangeStart w:id="12"/>
      <w:commentRangeStart w:id="13"/>
      <w:r w:rsidRPr="00F5604F">
        <w:rPr>
          <w:lang w:val="es-ES_tradnl"/>
        </w:rPr>
        <w:t>En años recientes, el aprendizaje automático ha desplazado progresivamente esos métodos</w:t>
      </w:r>
      <w:commentRangeEnd w:id="12"/>
      <w:r w:rsidR="00F5604F" w:rsidRPr="00F5604F">
        <w:rPr>
          <w:rStyle w:val="Refdecomentario"/>
          <w:sz w:val="24"/>
          <w:szCs w:val="24"/>
          <w:lang w:val="es-ES_tradnl"/>
        </w:rPr>
        <w:commentReference w:id="12"/>
      </w:r>
      <w:commentRangeEnd w:id="13"/>
      <w:r w:rsidR="00487AC1" w:rsidRPr="00F5604F">
        <w:rPr>
          <w:rStyle w:val="Refdecomentario"/>
          <w:sz w:val="24"/>
          <w:szCs w:val="24"/>
          <w:lang w:val="es-ES_tradnl"/>
        </w:rPr>
        <w:commentReference w:id="13"/>
      </w:r>
      <w:r w:rsidRPr="00F5604F">
        <w:rPr>
          <w:lang w:val="es-ES_tradnl"/>
        </w:rPr>
        <w:t>, alcanzando niveles de precisión que difícilmente se logran con modelos tradicionales</w:t>
      </w:r>
      <w:r w:rsidR="00487AC1">
        <w:rPr>
          <w:lang w:val="es-ES_tradnl"/>
        </w:rPr>
        <w:t xml:space="preserve"> (e.g., Lessmann et al., 2015; Gunnarsson et al., 2021)</w:t>
      </w:r>
      <w:r w:rsidRPr="00F5604F">
        <w:rPr>
          <w:lang w:val="es-ES_tradnl"/>
        </w:rPr>
        <w:t>.</w:t>
      </w:r>
    </w:p>
    <w:p w14:paraId="44563F7A" w14:textId="7C09036A" w:rsidR="003C0D16" w:rsidRPr="00F5604F" w:rsidRDefault="00905BA8">
      <w:pPr>
        <w:spacing w:after="120"/>
        <w:jc w:val="both"/>
        <w:rPr>
          <w:lang w:val="es-ES_tradnl"/>
        </w:rPr>
      </w:pPr>
      <w:r w:rsidRPr="00F5604F">
        <w:rPr>
          <w:lang w:val="es-ES_tradnl"/>
        </w:rPr>
        <w:t xml:space="preserve">Sin embargo, el auge de los modelos de aprendizaje automático no llega sin costo. </w:t>
      </w:r>
      <w:commentRangeStart w:id="14"/>
      <w:commentRangeStart w:id="15"/>
      <w:r w:rsidRPr="00F5604F">
        <w:rPr>
          <w:lang w:val="es-ES_tradnl"/>
        </w:rPr>
        <w:t xml:space="preserve">Algoritmos como los árboles de decisión potenciados por gradiente (CatBoost, XGBoost, LightGBM) </w:t>
      </w:r>
      <w:r w:rsidR="00487AC1">
        <w:rPr>
          <w:lang w:val="es-ES_tradnl"/>
        </w:rPr>
        <w:t xml:space="preserve">(Dorogush et al., 2018; Chen &amp; Guestrin, 2016; Ke et al., 2017) </w:t>
      </w:r>
      <w:r w:rsidRPr="00F5604F">
        <w:rPr>
          <w:lang w:val="es-ES_tradnl"/>
        </w:rPr>
        <w:t>funcionan como cajas negras: sus predicciones son difíciles de auditar, comunicar a reguladores y justificar ante clientes que solicitan explicación de una decisión adversa</w:t>
      </w:r>
      <w:r w:rsidR="00487AC1">
        <w:rPr>
          <w:lang w:val="es-ES_tradnl"/>
        </w:rPr>
        <w:t xml:space="preserve"> (Rudin, 2019)</w:t>
      </w:r>
      <w:r w:rsidRPr="00F5604F">
        <w:rPr>
          <w:lang w:val="es-ES_tradnl"/>
        </w:rPr>
        <w:t xml:space="preserve">. </w:t>
      </w:r>
      <w:commentRangeEnd w:id="14"/>
      <w:r w:rsidR="00F5604F" w:rsidRPr="00F5604F">
        <w:rPr>
          <w:rStyle w:val="Refdecomentario"/>
          <w:sz w:val="24"/>
          <w:szCs w:val="24"/>
          <w:lang w:val="es-ES_tradnl"/>
        </w:rPr>
        <w:commentReference w:id="14"/>
      </w:r>
      <w:commentRangeEnd w:id="15"/>
      <w:r w:rsidR="00487AC1" w:rsidRPr="00F5604F">
        <w:rPr>
          <w:rStyle w:val="Refdecomentario"/>
          <w:sz w:val="24"/>
          <w:szCs w:val="24"/>
          <w:lang w:val="es-ES_tradnl"/>
        </w:rPr>
        <w:commentReference w:id="15"/>
      </w:r>
      <w:r w:rsidRPr="00F5604F">
        <w:rPr>
          <w:lang w:val="es-ES_tradnl"/>
        </w:rPr>
        <w:t>E</w:t>
      </w:r>
      <w:commentRangeStart w:id="16"/>
      <w:commentRangeStart w:id="17"/>
      <w:r w:rsidRPr="00F5604F">
        <w:rPr>
          <w:lang w:val="es-ES_tradnl"/>
        </w:rPr>
        <w:t xml:space="preserve">ste problema es especialmente relevante en el contexto regulatorio actual, donde marcos como Basilea III </w:t>
      </w:r>
      <w:r w:rsidR="00487AC1">
        <w:rPr>
          <w:lang w:val="es-ES_tradnl"/>
        </w:rPr>
        <w:t xml:space="preserve">(Comité de Supervisión Bancaria de Basilea, 2017) </w:t>
      </w:r>
      <w:r w:rsidRPr="00F5604F">
        <w:rPr>
          <w:lang w:val="es-ES_tradnl"/>
        </w:rPr>
        <w:t xml:space="preserve">y el Reglamento de Inteligencia Artificial de la Unión Europea </w:t>
      </w:r>
      <w:r w:rsidR="00487AC1">
        <w:rPr>
          <w:lang w:val="es-ES_tradnl"/>
        </w:rPr>
        <w:t xml:space="preserve">(Comisión Europea, 2024) </w:t>
      </w:r>
      <w:r w:rsidRPr="00F5604F">
        <w:rPr>
          <w:lang w:val="es-ES_tradnl"/>
        </w:rPr>
        <w:t>exigen que los sistemas de decisión automatizada sean explicables y auditables.</w:t>
      </w:r>
      <w:commentRangeEnd w:id="16"/>
      <w:r w:rsidR="00F5604F" w:rsidRPr="00F5604F">
        <w:rPr>
          <w:rStyle w:val="Refdecomentario"/>
          <w:sz w:val="24"/>
          <w:szCs w:val="24"/>
          <w:lang w:val="es-ES_tradnl"/>
        </w:rPr>
        <w:commentReference w:id="16"/>
      </w:r>
      <w:commentRangeEnd w:id="17"/>
      <w:r w:rsidR="00487AC1" w:rsidRPr="00F5604F">
        <w:rPr>
          <w:rStyle w:val="Refdecomentario"/>
          <w:sz w:val="24"/>
          <w:szCs w:val="24"/>
          <w:lang w:val="es-ES_tradnl"/>
        </w:rPr>
        <w:commentReference w:id="17"/>
      </w:r>
    </w:p>
    <w:p w14:paraId="3BCE1438" w14:textId="03051BCE" w:rsidR="003C0D16" w:rsidRPr="00F5604F" w:rsidRDefault="00F5604F">
      <w:pPr>
        <w:spacing w:after="120"/>
        <w:jc w:val="both"/>
        <w:rPr>
          <w:lang w:val="es-ES_tradnl"/>
        </w:rPr>
      </w:pPr>
      <w:ins w:id="18" w:author="Edison Loza Aguirre" w:date="2026-07-07T10:02:00Z" w16du:dateUtc="2026-07-07T16:02:00Z">
        <w:r>
          <w:rPr>
            <w:lang w:val="es-ES_tradnl"/>
          </w:rPr>
          <w:t>Para abordar las limitaciones de los algoritmos mencionados, el presente trabajo de titulación</w:t>
        </w:r>
      </w:ins>
      <w:del w:id="19" w:author="Edison Loza Aguirre" w:date="2026-07-07T10:02:00Z" w16du:dateUtc="2026-07-07T16:02:00Z">
        <w:r w:rsidRPr="00F5604F" w:rsidDel="00F5604F">
          <w:rPr>
            <w:lang w:val="es-ES_tradnl"/>
          </w:rPr>
          <w:delText>La presente tesis</w:delText>
        </w:r>
      </w:del>
      <w:r w:rsidRPr="00F5604F">
        <w:rPr>
          <w:lang w:val="es-ES_tradnl"/>
        </w:rPr>
        <w:t xml:space="preserve"> aborda este problema mediante la extracción de reglas interpretables a partir de un modelo CatBoost entrenado sobre datos reales de préstamos personales. La metodología central </w:t>
      </w:r>
      <w:ins w:id="20" w:author="Edison Loza Aguirre" w:date="2026-07-07T10:02:00Z" w16du:dateUtc="2026-07-07T16:02:00Z">
        <w:r>
          <w:rPr>
            <w:lang w:val="es-ES_tradnl"/>
          </w:rPr>
          <w:t>utilizadas</w:t>
        </w:r>
      </w:ins>
      <w:ins w:id="21" w:author="Edison Loza Aguirre" w:date="2026-07-07T10:03:00Z" w16du:dateUtc="2026-07-07T16:03:00Z">
        <w:r>
          <w:rPr>
            <w:lang w:val="es-ES_tradnl"/>
          </w:rPr>
          <w:t xml:space="preserve"> </w:t>
        </w:r>
      </w:ins>
      <w:r w:rsidRPr="00F5604F">
        <w:rPr>
          <w:lang w:val="es-ES_tradnl"/>
        </w:rPr>
        <w:t xml:space="preserve">es RuleCOSI+ (Obregón &amp; Jung, 2023), un algoritmo que transita por tres etapas </w:t>
      </w:r>
      <w:ins w:id="22" w:author="Edison Loza Aguirre" w:date="2026-07-07T10:03:00Z" w16du:dateUtc="2026-07-07T16:03:00Z">
        <w:r>
          <w:rPr>
            <w:lang w:val="es-ES_tradnl"/>
          </w:rPr>
          <w:t>(</w:t>
        </w:r>
      </w:ins>
      <w:del w:id="23" w:author="Edison Loza Aguirre" w:date="2026-07-07T10:03:00Z" w16du:dateUtc="2026-07-07T16:03:00Z">
        <w:r w:rsidRPr="00F5604F" w:rsidDel="00F5604F">
          <w:rPr>
            <w:lang w:val="es-ES_tradnl"/>
          </w:rPr>
          <w:delText>—</w:delText>
        </w:r>
      </w:del>
      <w:r w:rsidRPr="00F5604F">
        <w:rPr>
          <w:lang w:val="es-ES_tradnl"/>
        </w:rPr>
        <w:t>extracción, combinación y simplificación</w:t>
      </w:r>
      <w:ins w:id="24" w:author="Edison Loza Aguirre" w:date="2026-07-07T10:03:00Z" w16du:dateUtc="2026-07-07T16:03:00Z">
        <w:r>
          <w:rPr>
            <w:lang w:val="es-ES_tradnl"/>
          </w:rPr>
          <w:t>)</w:t>
        </w:r>
      </w:ins>
      <w:del w:id="25" w:author="Edison Loza Aguirre" w:date="2026-07-07T10:03:00Z" w16du:dateUtc="2026-07-07T16:03:00Z">
        <w:r w:rsidRPr="00F5604F" w:rsidDel="00F5604F">
          <w:rPr>
            <w:lang w:val="es-ES_tradnl"/>
          </w:rPr>
          <w:delText>—</w:delText>
        </w:r>
      </w:del>
      <w:r w:rsidRPr="00F5604F">
        <w:rPr>
          <w:lang w:val="es-ES_tradnl"/>
        </w:rPr>
        <w:t xml:space="preserve"> para obtener un conjunto mínimo de reglas proposicionales que aproxima fielmente el comportamiento del conjunto de árboles original. El resultado principal de este trabajo es un conjunto de cinco reglas crisp que retiene el 98,9 % del F1-score del modelo CatBoost de referencia, con una Reducción de Reglas (REDU) de 0,9849.</w:t>
      </w:r>
    </w:p>
    <w:p w14:paraId="6BEA8D92" w14:textId="71E278F8" w:rsidR="003C0D16" w:rsidRPr="00F5604F" w:rsidRDefault="00905BA8">
      <w:pPr>
        <w:spacing w:after="120"/>
        <w:jc w:val="both"/>
        <w:rPr>
          <w:lang w:val="es-ES_tradnl"/>
        </w:rPr>
      </w:pPr>
      <w:r w:rsidRPr="00F5604F">
        <w:rPr>
          <w:lang w:val="es-ES_tradnl"/>
        </w:rPr>
        <w:t>A diferencia del enfoque previo desarrollado por Jaramillo et al. (2024)</w:t>
      </w:r>
      <w:ins w:id="26" w:author="Edison Loza Aguirre" w:date="2026-07-07T10:03:00Z" w16du:dateUtc="2026-07-07T16:03:00Z">
        <w:r w:rsidR="00F5604F">
          <w:rPr>
            <w:lang w:val="es-ES_tradnl"/>
          </w:rPr>
          <w:t>,</w:t>
        </w:r>
      </w:ins>
      <w:r w:rsidRPr="00F5604F">
        <w:rPr>
          <w:lang w:val="es-ES_tradnl"/>
        </w:rPr>
        <w:t xml:space="preserve"> </w:t>
      </w:r>
      <w:del w:id="27" w:author="Edison Loza Aguirre" w:date="2026-07-07T10:03:00Z" w16du:dateUtc="2026-07-07T16:03:00Z">
        <w:r w:rsidRPr="00F5604F" w:rsidDel="00F5604F">
          <w:rPr>
            <w:lang w:val="es-ES_tradnl"/>
          </w:rPr>
          <w:delText xml:space="preserve">—en adelante denominado trabajo de Byron—, </w:delText>
        </w:r>
      </w:del>
      <w:r w:rsidRPr="00F5604F">
        <w:rPr>
          <w:lang w:val="es-ES_tradnl"/>
        </w:rPr>
        <w:t xml:space="preserve">que construyó un Sistema de Inferencia Difusa de Mamdani completo a partir de 717 reglas extraídas de 25 árboles CatBoost, este trabajo prioriza la extracción de reglas crisp como entregable principal. La traducción de dichas reglas a términos lingüísticos se presenta de forma conceptual y cualitativa, con el objetivo de ilustrar cómo podría cerrarse el ciclo hacia un </w:t>
      </w:r>
      <w:r w:rsidR="002C1BA1" w:rsidRPr="002C1BA1">
        <w:rPr>
          <w:lang w:val="es-ES_tradnl"/>
        </w:rPr>
        <w:t>Sistema de Inferencia Difusa (FIS, del inglés Fuzzy Inference System)</w:t>
      </w:r>
      <w:commentRangeStart w:id="28"/>
      <w:commentRangeStart w:id="29"/>
      <w:r w:rsidRPr="00F5604F">
        <w:rPr>
          <w:lang w:val="es-ES_tradnl"/>
        </w:rPr>
        <w:t xml:space="preserve"> </w:t>
      </w:r>
      <w:commentRangeEnd w:id="28"/>
      <w:r w:rsidR="00F5604F" w:rsidRPr="00F5604F">
        <w:rPr>
          <w:rStyle w:val="Refdecomentario"/>
          <w:sz w:val="24"/>
          <w:szCs w:val="24"/>
          <w:lang w:val="es-ES_tradnl"/>
        </w:rPr>
        <w:commentReference w:id="28"/>
      </w:r>
      <w:commentRangeEnd w:id="29"/>
      <w:r w:rsidR="002C1BA1" w:rsidRPr="00F5604F">
        <w:rPr>
          <w:rStyle w:val="Refdecomentario"/>
          <w:sz w:val="24"/>
          <w:szCs w:val="24"/>
          <w:lang w:val="es-ES_tradnl"/>
        </w:rPr>
        <w:commentReference w:id="29"/>
      </w:r>
      <w:r w:rsidRPr="00F5604F">
        <w:rPr>
          <w:lang w:val="es-ES_tradnl"/>
        </w:rPr>
        <w:t xml:space="preserve">sin incurrir en </w:t>
      </w:r>
      <w:del w:id="30" w:author="Edison Loza Aguirre" w:date="2026-07-07T10:07:00Z" w16du:dateUtc="2026-07-07T16:07:00Z">
        <w:r w:rsidRPr="00F5604F" w:rsidDel="00F5604F">
          <w:rPr>
            <w:lang w:val="es-ES_tradnl"/>
          </w:rPr>
          <w:delText xml:space="preserve">la </w:delText>
        </w:r>
      </w:del>
      <w:r w:rsidRPr="00F5604F">
        <w:rPr>
          <w:lang w:val="es-ES_tradnl"/>
        </w:rPr>
        <w:t xml:space="preserve">pérdida de rendimiento </w:t>
      </w:r>
      <w:del w:id="31" w:author="Edison Loza Aguirre" w:date="2026-07-07T10:07:00Z" w16du:dateUtc="2026-07-07T16:07:00Z">
        <w:r w:rsidRPr="00F5604F" w:rsidDel="00F5604F">
          <w:rPr>
            <w:lang w:val="es-ES_tradnl"/>
          </w:rPr>
          <w:delText xml:space="preserve">observada </w:delText>
        </w:r>
      </w:del>
      <w:ins w:id="32" w:author="Edison Loza Aguirre" w:date="2026-07-07T10:07:00Z" w16du:dateUtc="2026-07-07T16:07:00Z">
        <w:r w:rsidR="00F5604F">
          <w:rPr>
            <w:lang w:val="es-ES_tradnl"/>
          </w:rPr>
          <w:t>y corrigiendo un problema de fuga de información identificado</w:t>
        </w:r>
        <w:r w:rsidR="00F5604F" w:rsidRPr="00F5604F">
          <w:rPr>
            <w:lang w:val="es-ES_tradnl"/>
          </w:rPr>
          <w:t xml:space="preserve"> </w:t>
        </w:r>
      </w:ins>
      <w:r w:rsidRPr="00F5604F">
        <w:rPr>
          <w:lang w:val="es-ES_tradnl"/>
        </w:rPr>
        <w:t xml:space="preserve">en el trabajo </w:t>
      </w:r>
      <w:del w:id="33" w:author="Edison Loza Aguirre" w:date="2026-07-07T10:05:00Z" w16du:dateUtc="2026-07-07T16:05:00Z">
        <w:r w:rsidRPr="00F5604F" w:rsidDel="00F5604F">
          <w:rPr>
            <w:lang w:val="es-ES_tradnl"/>
          </w:rPr>
          <w:delText xml:space="preserve">de </w:delText>
        </w:r>
      </w:del>
      <w:del w:id="34" w:author="Edison Loza Aguirre" w:date="2026-07-07T10:04:00Z" w16du:dateUtc="2026-07-07T16:04:00Z">
        <w:r w:rsidRPr="00F5604F" w:rsidDel="00F5604F">
          <w:rPr>
            <w:lang w:val="es-ES_tradnl"/>
          </w:rPr>
          <w:delText>Byron</w:delText>
        </w:r>
      </w:del>
      <w:ins w:id="35" w:author="Edison Loza Aguirre" w:date="2026-07-07T10:05:00Z" w16du:dateUtc="2026-07-07T16:05:00Z">
        <w:r w:rsidR="00F5604F">
          <w:rPr>
            <w:lang w:val="es-ES_tradnl"/>
          </w:rPr>
          <w:t>ibid.</w:t>
        </w:r>
      </w:ins>
      <w:commentRangeStart w:id="36"/>
      <w:commentRangeStart w:id="37"/>
      <w:ins w:id="38" w:author="Edison Loza Aguirre" w:date="2026-07-07T10:06:00Z" w16du:dateUtc="2026-07-07T16:06:00Z">
        <w:r w:rsidR="00F5604F">
          <w:rPr>
            <w:lang w:val="es-ES_tradnl"/>
          </w:rPr>
          <w:t xml:space="preserve"> </w:t>
        </w:r>
      </w:ins>
      <w:commentRangeEnd w:id="36"/>
      <w:r w:rsidR="00F5604F" w:rsidRPr="00F5604F">
        <w:rPr>
          <w:rStyle w:val="Refdecomentario"/>
          <w:sz w:val="24"/>
          <w:szCs w:val="24"/>
          <w:lang w:val="es-ES_tradnl"/>
        </w:rPr>
        <w:commentReference w:id="36"/>
      </w:r>
      <w:commentRangeEnd w:id="37"/>
      <w:r w:rsidR="006303F0" w:rsidRPr="00F5604F">
        <w:rPr>
          <w:rStyle w:val="Refdecomentario"/>
          <w:sz w:val="24"/>
          <w:szCs w:val="24"/>
          <w:lang w:val="es-ES_tradnl"/>
        </w:rPr>
        <w:commentReference w:id="37"/>
      </w:r>
    </w:p>
    <w:p w14:paraId="20460317" w14:textId="22F34FAB" w:rsidR="003C0D16" w:rsidRPr="00F5604F" w:rsidRDefault="00905BA8">
      <w:pPr>
        <w:spacing w:after="120"/>
        <w:jc w:val="both"/>
        <w:rPr>
          <w:lang w:val="es-ES_tradnl"/>
        </w:rPr>
      </w:pPr>
      <w:r w:rsidRPr="00F5604F">
        <w:rPr>
          <w:lang w:val="es-ES_tradnl"/>
        </w:rPr>
        <w:t xml:space="preserve">Un aporte metodológico adicional de este trabajo </w:t>
      </w:r>
      <w:ins w:id="39" w:author="Edison Loza Aguirre" w:date="2026-07-07T10:05:00Z" w16du:dateUtc="2026-07-07T16:05:00Z">
        <w:r w:rsidR="00F5604F">
          <w:rPr>
            <w:lang w:val="es-ES_tradnl"/>
          </w:rPr>
          <w:t xml:space="preserve">reside en </w:t>
        </w:r>
      </w:ins>
      <w:del w:id="40" w:author="Edison Loza Aguirre" w:date="2026-07-07T10:05:00Z" w16du:dateUtc="2026-07-07T16:05:00Z">
        <w:r w:rsidRPr="00F5604F" w:rsidDel="00F5604F">
          <w:rPr>
            <w:lang w:val="es-ES_tradnl"/>
          </w:rPr>
          <w:delText xml:space="preserve">es </w:delText>
        </w:r>
      </w:del>
      <w:r w:rsidRPr="00F5604F">
        <w:rPr>
          <w:lang w:val="es-ES_tradnl"/>
        </w:rPr>
        <w:t xml:space="preserve">la identificación y corrección de una fuga de información (data leakage) presente en el dataset utilizado por </w:t>
      </w:r>
      <w:r w:rsidR="002C1BA1" w:rsidRPr="002C1BA1">
        <w:rPr>
          <w:lang w:val="es-ES_tradnl"/>
        </w:rPr>
        <w:t>Jaramillo et al. (2024)</w:t>
      </w:r>
      <w:r w:rsidRPr="00F5604F">
        <w:rPr>
          <w:lang w:val="es-ES_tradnl"/>
        </w:rPr>
        <w:t xml:space="preserve">. </w:t>
      </w:r>
      <w:commentRangeStart w:id="41"/>
      <w:commentRangeStart w:id="42"/>
      <w:r w:rsidRPr="00F5604F">
        <w:rPr>
          <w:lang w:val="es-ES_tradnl"/>
        </w:rPr>
        <w:t>La variable recoveries</w:t>
      </w:r>
      <w:r w:rsidR="006303F0" w:rsidRPr="006303F0">
        <w:rPr>
          <w:lang w:val="es-ES_tradnl"/>
        </w:rPr>
        <w:t>, cuya naturaleza post-hoc se describe en detalle en la Sección 3, introduce información del futuro en el entrenamiento</w:t>
      </w:r>
      <w:r w:rsidRPr="00F5604F">
        <w:rPr>
          <w:lang w:val="es-ES_tradnl"/>
        </w:rPr>
        <w:t>. Este trabajo elimina recoveries antes de cualquier entrenamiento, garantizando que el modelo aprende únicamente de variables disponibles en el momento de la decisión crediticia. La comparación entre ambos escenarios cuantifica el componente espurio introducido por la variable post-hoc</w:t>
      </w:r>
      <w:r w:rsidR="006303F0" w:rsidRPr="006303F0">
        <w:rPr>
          <w:lang w:val="es-ES_tradnl"/>
        </w:rPr>
        <w:t>; los valores se presentan y discuten</w:t>
      </w:r>
      <w:r w:rsidRPr="00F5604F">
        <w:rPr>
          <w:lang w:val="es-ES_tradnl"/>
        </w:rPr>
        <w:t xml:space="preserve"> en </w:t>
      </w:r>
      <w:r w:rsidR="006303F0" w:rsidRPr="006303F0">
        <w:rPr>
          <w:lang w:val="es-ES_tradnl"/>
        </w:rPr>
        <w:t>la Sección 5</w:t>
      </w:r>
      <w:r w:rsidRPr="00F5604F">
        <w:rPr>
          <w:lang w:val="es-ES_tradnl"/>
        </w:rPr>
        <w:t>.</w:t>
      </w:r>
      <w:commentRangeEnd w:id="41"/>
      <w:r w:rsidR="00F5604F" w:rsidRPr="00F5604F">
        <w:rPr>
          <w:rStyle w:val="Refdecomentario"/>
          <w:sz w:val="24"/>
          <w:szCs w:val="24"/>
          <w:lang w:val="es-ES_tradnl"/>
        </w:rPr>
        <w:commentReference w:id="41"/>
      </w:r>
      <w:commentRangeEnd w:id="42"/>
      <w:r w:rsidR="006303F0" w:rsidRPr="00F5604F">
        <w:rPr>
          <w:rStyle w:val="Refdecomentario"/>
          <w:sz w:val="24"/>
          <w:szCs w:val="24"/>
          <w:lang w:val="es-ES_tradnl"/>
        </w:rPr>
        <w:commentReference w:id="42"/>
      </w:r>
    </w:p>
    <w:p w14:paraId="38F15628" w14:textId="77777777" w:rsidR="003C0D16" w:rsidRPr="00F5604F" w:rsidDel="00F5604F" w:rsidRDefault="00905BA8">
      <w:pPr>
        <w:spacing w:after="120"/>
        <w:jc w:val="both"/>
        <w:rPr>
          <w:del w:id="43" w:author="Edison Loza Aguirre" w:date="2026-07-07T10:07:00Z" w16du:dateUtc="2026-07-07T16:07:00Z"/>
          <w:lang w:val="es-ES_tradnl"/>
        </w:rPr>
      </w:pPr>
      <w:r w:rsidRPr="00F5604F">
        <w:rPr>
          <w:lang w:val="es-ES_tradnl"/>
        </w:rPr>
        <w:t xml:space="preserve">El documento está organizado de la siguiente manera: la Sección 2 presenta el marco teórico; la Sección 3 describe el dataset y el preprocesamiento; la Sección 4 detalla la metodología y la </w:t>
      </w:r>
      <w:r w:rsidRPr="00F5604F">
        <w:rPr>
          <w:lang w:val="es-ES_tradnl"/>
        </w:rPr>
        <w:lastRenderedPageBreak/>
        <w:t>implementación; la Sección 5 reporta y discute los resultados; la Sección 6 recoge las conclusiones; y la Sección 7 lista las referencias bibliográficas.</w:t>
      </w:r>
    </w:p>
    <w:p w14:paraId="1D831D57" w14:textId="77777777" w:rsidR="003C0D16" w:rsidRPr="00F5604F" w:rsidRDefault="00905BA8">
      <w:pPr>
        <w:spacing w:after="120"/>
        <w:jc w:val="both"/>
        <w:rPr>
          <w:lang w:val="es-ES_tradnl"/>
        </w:rPr>
        <w:pPrChange w:id="44" w:author="Edison Loza Aguirre" w:date="2026-07-07T10:07:00Z" w16du:dateUtc="2026-07-07T16:07:00Z">
          <w:pPr/>
        </w:pPrChange>
      </w:pPr>
      <w:del w:id="45" w:author="Edison Loza Aguirre" w:date="2026-07-07T10:07:00Z" w16du:dateUtc="2026-07-07T16:07:00Z">
        <w:r w:rsidRPr="00F5604F" w:rsidDel="00F5604F">
          <w:rPr>
            <w:lang w:val="es-ES_tradnl"/>
          </w:rPr>
          <w:br w:type="page"/>
        </w:r>
      </w:del>
    </w:p>
    <w:p w14:paraId="4A096028" w14:textId="77777777" w:rsidR="003C0D16" w:rsidRPr="00F5604F" w:rsidRDefault="00905BA8">
      <w:pPr>
        <w:pStyle w:val="Ttulo1"/>
        <w:rPr>
          <w:lang w:val="es-ES_tradnl"/>
        </w:rPr>
      </w:pPr>
      <w:r w:rsidRPr="00F5604F">
        <w:rPr>
          <w:lang w:val="es-ES_tradnl"/>
        </w:rPr>
        <w:lastRenderedPageBreak/>
        <w:t>2. Marco Teórico</w:t>
      </w:r>
    </w:p>
    <w:p w14:paraId="64BAB84B" w14:textId="77777777" w:rsidR="003C0D16" w:rsidRPr="00F5604F" w:rsidRDefault="00905BA8">
      <w:pPr>
        <w:pStyle w:val="Ttulo2"/>
        <w:rPr>
          <w:lang w:val="es-ES_tradnl"/>
        </w:rPr>
      </w:pPr>
      <w:r w:rsidRPr="00F5604F">
        <w:rPr>
          <w:lang w:val="es-ES_tradnl"/>
        </w:rPr>
        <w:t>2.1 Scoring Crediticio y Aprendizaje Automático</w:t>
      </w:r>
    </w:p>
    <w:p w14:paraId="6A3D0650" w14:textId="0902CF42" w:rsidR="003C0D16" w:rsidRPr="00F5604F" w:rsidRDefault="00905BA8">
      <w:pPr>
        <w:spacing w:after="120"/>
        <w:jc w:val="both"/>
        <w:rPr>
          <w:lang w:val="es-ES_tradnl"/>
        </w:rPr>
      </w:pPr>
      <w:commentRangeStart w:id="46"/>
      <w:commentRangeStart w:id="47"/>
      <w:r w:rsidRPr="00F5604F">
        <w:rPr>
          <w:lang w:val="es-ES_tradnl"/>
        </w:rPr>
        <w:t>El scoring crediticio consiste en asignar una puntuación o clasificación a cada solicitante de crédito que refleje la probabilidad de incumplimiento</w:t>
      </w:r>
      <w:r w:rsidR="00487AC1">
        <w:rPr>
          <w:lang w:val="es-ES_tradnl"/>
        </w:rPr>
        <w:t xml:space="preserve"> (Thomas et al., 2017; Hand &amp; Henley, 1997)</w:t>
      </w:r>
      <w:r w:rsidRPr="00F5604F">
        <w:rPr>
          <w:lang w:val="es-ES_tradnl"/>
        </w:rPr>
        <w:t>. Los modelos clásicos basados en regresión logística dominaron esta tarea durante décadas, pero su capacidad de capturar relaciones no lineales entre variables es limitada</w:t>
      </w:r>
      <w:r w:rsidR="00487AC1">
        <w:rPr>
          <w:lang w:val="es-ES_tradnl"/>
        </w:rPr>
        <w:t xml:space="preserve"> (Baesens et al., 2003)</w:t>
      </w:r>
      <w:r w:rsidRPr="00F5604F">
        <w:rPr>
          <w:lang w:val="es-ES_tradnl"/>
        </w:rPr>
        <w:t>. El aprendizaje automático —y en particular los métodos de ensemble— ha demostrado mejoras significativas en métricas de discriminación como el AUC-ROC y el F1-score en datasets reales de scoring</w:t>
      </w:r>
      <w:r w:rsidR="00487AC1">
        <w:rPr>
          <w:lang w:val="es-ES_tradnl"/>
        </w:rPr>
        <w:t xml:space="preserve"> (Lessmann et al., 2015; Gunnarsson et al., 2021)</w:t>
      </w:r>
      <w:r w:rsidRPr="00F5604F">
        <w:rPr>
          <w:lang w:val="es-ES_tradnl"/>
        </w:rPr>
        <w:t>.</w:t>
      </w:r>
      <w:commentRangeEnd w:id="46"/>
      <w:r w:rsidR="00F5604F" w:rsidRPr="00F5604F">
        <w:rPr>
          <w:rStyle w:val="Refdecomentario"/>
          <w:sz w:val="24"/>
          <w:szCs w:val="24"/>
          <w:lang w:val="es-ES_tradnl"/>
        </w:rPr>
        <w:commentReference w:id="46"/>
      </w:r>
      <w:commentRangeEnd w:id="47"/>
      <w:r w:rsidR="00487AC1" w:rsidRPr="00F5604F">
        <w:rPr>
          <w:rStyle w:val="Refdecomentario"/>
          <w:sz w:val="24"/>
          <w:szCs w:val="24"/>
          <w:lang w:val="es-ES_tradnl"/>
        </w:rPr>
        <w:commentReference w:id="47"/>
      </w:r>
    </w:p>
    <w:p w14:paraId="42280893" w14:textId="07471D65" w:rsidR="003C0D16" w:rsidRPr="00F5604F" w:rsidRDefault="00905BA8">
      <w:pPr>
        <w:spacing w:after="120"/>
        <w:jc w:val="both"/>
        <w:rPr>
          <w:lang w:val="es-ES_tradnl"/>
        </w:rPr>
      </w:pPr>
      <w:r w:rsidRPr="00F5604F">
        <w:rPr>
          <w:lang w:val="es-ES_tradnl"/>
        </w:rPr>
        <w:t>Entre los algoritmos de ensemble, los árboles potenciados por gradiente han demostrado resultados consistentemente superiores en tablas de datos tabulares. CatBoost, desarrollado por Yandex</w:t>
      </w:r>
      <w:r w:rsidR="00487AC1">
        <w:rPr>
          <w:lang w:val="es-ES_tradnl"/>
        </w:rPr>
        <w:t xml:space="preserve"> (Prokhorenkova et al., 2018; Dorogush et al., 2018)</w:t>
      </w:r>
      <w:r w:rsidRPr="00F5604F">
        <w:rPr>
          <w:lang w:val="es-ES_tradnl"/>
        </w:rPr>
        <w:t>, incorpora un manejo nativo de variables categóricas mediante target encoding ordenado y emplea árboles oblivious (simétricos), en los que todos los nodos de un mismo nivel usan la misma condición de división. Esta característica hace que sus árboles sean equivalentes a tablas de búsqueda, lo que facilita la posterior extracción de reglas.</w:t>
      </w:r>
    </w:p>
    <w:p w14:paraId="14DDBD41" w14:textId="77777777" w:rsidR="003C0D16" w:rsidRPr="00F5604F" w:rsidRDefault="00905BA8">
      <w:pPr>
        <w:pStyle w:val="Ttulo2"/>
        <w:rPr>
          <w:lang w:val="es-ES_tradnl"/>
        </w:rPr>
      </w:pPr>
      <w:commentRangeStart w:id="48"/>
      <w:commentRangeStart w:id="49"/>
      <w:r w:rsidRPr="00F5604F">
        <w:rPr>
          <w:lang w:val="es-ES_tradnl"/>
        </w:rPr>
        <w:t xml:space="preserve">2.2 Árboles </w:t>
      </w:r>
      <w:commentRangeEnd w:id="48"/>
      <w:r w:rsidR="00F5604F" w:rsidRPr="00F5604F">
        <w:rPr>
          <w:rStyle w:val="Refdecomentario"/>
          <w:sz w:val="28"/>
          <w:szCs w:val="28"/>
          <w:lang w:val="es-ES_tradnl"/>
        </w:rPr>
        <w:commentReference w:id="48"/>
      </w:r>
      <w:commentRangeEnd w:id="49"/>
      <w:r w:rsidR="00487AC1" w:rsidRPr="00F5604F">
        <w:rPr>
          <w:rStyle w:val="Refdecomentario"/>
          <w:sz w:val="28"/>
          <w:szCs w:val="28"/>
          <w:lang w:val="es-ES_tradnl"/>
        </w:rPr>
        <w:commentReference w:id="49"/>
      </w:r>
      <w:r w:rsidRPr="00F5604F">
        <w:rPr>
          <w:lang w:val="es-ES_tradnl"/>
        </w:rPr>
        <w:t xml:space="preserve">Oblivious y </w:t>
      </w:r>
      <w:commentRangeStart w:id="50"/>
      <w:commentRangeStart w:id="51"/>
      <w:r w:rsidRPr="00F5604F">
        <w:rPr>
          <w:lang w:val="es-ES_tradnl"/>
        </w:rPr>
        <w:t>Reglas Crisp</w:t>
      </w:r>
      <w:commentRangeEnd w:id="50"/>
      <w:r w:rsidR="00F5604F" w:rsidRPr="00F5604F">
        <w:rPr>
          <w:rStyle w:val="Refdecomentario"/>
          <w:sz w:val="28"/>
          <w:szCs w:val="28"/>
          <w:lang w:val="es-ES_tradnl"/>
        </w:rPr>
        <w:commentReference w:id="50"/>
      </w:r>
      <w:commentRangeEnd w:id="51"/>
      <w:r w:rsidR="00EA64DB" w:rsidRPr="00F5604F">
        <w:rPr>
          <w:rStyle w:val="Refdecomentario"/>
          <w:sz w:val="28"/>
          <w:szCs w:val="28"/>
          <w:lang w:val="es-ES_tradnl"/>
        </w:rPr>
        <w:commentReference w:id="51"/>
      </w:r>
    </w:p>
    <w:p w14:paraId="72632AAF" w14:textId="77777777" w:rsidR="00EA64DB" w:rsidRDefault="00905BA8">
      <w:pPr>
        <w:spacing w:after="120"/>
        <w:jc w:val="both"/>
        <w:rPr>
          <w:lang w:val="es-ES_tradnl"/>
        </w:rPr>
      </w:pPr>
      <w:r w:rsidRPr="00F5604F">
        <w:rPr>
          <w:lang w:val="es-ES_tradnl"/>
        </w:rPr>
        <w:t>Un árbol oblivious de profundidad d genera exactamente 2^d hojas, cada una definida por d condiciones binarias (mayor/menor que un umbral)</w:t>
      </w:r>
      <w:r w:rsidR="00487AC1">
        <w:rPr>
          <w:lang w:val="es-ES_tradnl"/>
        </w:rPr>
        <w:t xml:space="preserve"> (Kohavi &amp; Li, 1995; Prokhorenkova et al., 2018)</w:t>
      </w:r>
      <w:r w:rsidRPr="00F5604F">
        <w:rPr>
          <w:lang w:val="es-ES_tradnl"/>
        </w:rPr>
        <w:t>. Con 17 árboles y profundidad 5, el CatBoost de esta tesis produce teóricamente 17 × 32 = 544 reglas. Sin embargo, no todas las hojas tienen cobertura positiva en el conjunto de entrenamiento: tras filtrar por cobertura &gt; 0, el conjunto de reglas activas se reduce a 332, que constituyen la línea base para la reducción mediante RuleCOSI+.</w:t>
      </w:r>
    </w:p>
    <w:p w14:paraId="19B235E4" w14:textId="3F8BC527" w:rsidR="003C0D16" w:rsidRPr="00F5604F" w:rsidRDefault="00EA64DB">
      <w:pPr>
        <w:spacing w:after="120"/>
        <w:jc w:val="both"/>
        <w:rPr>
          <w:lang w:val="es-ES_tradnl"/>
        </w:rPr>
      </w:pPr>
      <w:r>
        <w:rPr>
          <w:lang w:val="es-ES_tradnl"/>
        </w:rPr>
        <w:t>Cada hoja de un árbol oblivious puede expresarse como una regla crisp: una proposición de la forma "SI condición₁ Y … Y condición_d ENTONCES clase", donde cada condición es un predicado nítido sobre una variable (e.g., fico_range_low &gt; 647,5). A diferencia de las reglas difusas, una regla crisp se satisface o no de forma binaria: no admite grados intermedios de pertenencia. No obstante, el conjunto de reglas crisp derivado de un ensemble completo es demasiado numeroso para ser interpretado por un analista humano; por ello, en este trabajo se emplea RuleCOSI+ (descrito en la siguiente sección) para combinar y reducir dicho conjunto a un tamaño auditable.</w:t>
      </w:r>
    </w:p>
    <w:p w14:paraId="64CA260C" w14:textId="77777777" w:rsidR="003C0D16" w:rsidRPr="00F5604F" w:rsidRDefault="00905BA8">
      <w:pPr>
        <w:pStyle w:val="Ttulo2"/>
        <w:rPr>
          <w:lang w:val="es-ES_tradnl"/>
        </w:rPr>
      </w:pPr>
      <w:r w:rsidRPr="00F5604F">
        <w:rPr>
          <w:lang w:val="es-ES_tradnl"/>
        </w:rPr>
        <w:t>2.3 RuleCOSI+</w:t>
      </w:r>
    </w:p>
    <w:p w14:paraId="3A22795E" w14:textId="5AF5C7A6" w:rsidR="003C0D16" w:rsidRPr="00F5604F" w:rsidRDefault="00905BA8">
      <w:pPr>
        <w:spacing w:after="120"/>
        <w:jc w:val="both"/>
        <w:rPr>
          <w:lang w:val="es-ES_tradnl"/>
        </w:rPr>
      </w:pPr>
      <w:commentRangeStart w:id="52"/>
      <w:commentRangeStart w:id="53"/>
      <w:commentRangeStart w:id="54"/>
      <w:commentRangeStart w:id="55"/>
      <w:r w:rsidRPr="00F5604F">
        <w:rPr>
          <w:lang w:val="es-ES_tradnl"/>
        </w:rPr>
        <w:t>RuleCOSI</w:t>
      </w:r>
      <w:commentRangeEnd w:id="54"/>
      <w:r w:rsidR="00F5604F" w:rsidRPr="00F5604F">
        <w:rPr>
          <w:rStyle w:val="Refdecomentario"/>
          <w:sz w:val="24"/>
          <w:szCs w:val="24"/>
          <w:lang w:val="es-ES_tradnl"/>
        </w:rPr>
        <w:commentReference w:id="54"/>
      </w:r>
      <w:commentRangeEnd w:id="55"/>
      <w:r w:rsidR="00EA64DB" w:rsidRPr="00F5604F">
        <w:rPr>
          <w:rStyle w:val="Refdecomentario"/>
          <w:sz w:val="24"/>
          <w:szCs w:val="24"/>
          <w:lang w:val="es-ES_tradnl"/>
        </w:rPr>
        <w:commentReference w:id="55"/>
      </w:r>
      <w:r w:rsidRPr="00F5604F">
        <w:rPr>
          <w:lang w:val="es-ES_tradnl"/>
        </w:rPr>
        <w:t xml:space="preserve">+ (Obregón &amp; Jung, 2023) es un algoritmo de extracción de reglas interpretables a partir de conjuntos de árboles. Su </w:t>
      </w:r>
      <w:r w:rsidR="00EA64DB">
        <w:rPr>
          <w:lang w:val="es-ES_tradnl"/>
        </w:rPr>
        <w:t xml:space="preserve">premisa central es que un ensemble de árboles —preciso pero opaco— puede aproximarse mediante un conjunto compacto de reglas proposicionales que conserve la mayor parte de su capacidad predictiva. Para lograrlo, el algoritmo combina y simplifica de manera iterativa las reglas derivadas de cada árbol, evaluando en cada paso la confianza y la cobertura del conjunto resultante y descartando las reglas redundantes o poco informativas. Constituye una extensión de RuleCOSI (Obregón et al., 2019), diseñada para operar con los principales algoritmos de gradient boosting (XGBoost, LightGBM y CatBoost, entre otros). Su </w:t>
      </w:r>
      <w:r w:rsidRPr="00F5604F">
        <w:rPr>
          <w:lang w:val="es-ES_tradnl"/>
        </w:rPr>
        <w:t>pipeline se divide en tres etapas:</w:t>
      </w:r>
    </w:p>
    <w:p w14:paraId="5796F146" w14:textId="77777777" w:rsidR="003C0D16" w:rsidRPr="00F5604F" w:rsidRDefault="00905BA8">
      <w:pPr>
        <w:pStyle w:val="Prrafodelista"/>
        <w:numPr>
          <w:ilvl w:val="0"/>
          <w:numId w:val="2"/>
        </w:numPr>
        <w:rPr>
          <w:lang w:val="es-ES_tradnl"/>
        </w:rPr>
      </w:pPr>
      <w:r w:rsidRPr="00F5604F">
        <w:rPr>
          <w:b/>
          <w:bCs/>
          <w:lang w:val="es-ES_tradnl"/>
        </w:rPr>
        <w:t xml:space="preserve">Extracción: </w:t>
      </w:r>
      <w:r w:rsidRPr="00F5604F">
        <w:rPr>
          <w:lang w:val="es-ES_tradnl"/>
        </w:rPr>
        <w:t>cada árbol del ensemble se convierte directamente en un conjunto de reglas if-then-else. Las condiciones son crisp (sin ninguna fuzzificación en esta etapa).</w:t>
      </w:r>
    </w:p>
    <w:p w14:paraId="54B2FA5F" w14:textId="77777777" w:rsidR="003C0D16" w:rsidRPr="00F5604F" w:rsidRDefault="00905BA8">
      <w:pPr>
        <w:pStyle w:val="Prrafodelista"/>
        <w:numPr>
          <w:ilvl w:val="0"/>
          <w:numId w:val="2"/>
        </w:numPr>
        <w:rPr>
          <w:lang w:val="es-ES_tradnl"/>
        </w:rPr>
      </w:pPr>
      <w:r w:rsidRPr="00F5604F">
        <w:rPr>
          <w:b/>
          <w:bCs/>
          <w:lang w:val="es-ES_tradnl"/>
        </w:rPr>
        <w:lastRenderedPageBreak/>
        <w:t xml:space="preserve">Combinación: </w:t>
      </w:r>
      <w:r w:rsidRPr="00F5604F">
        <w:rPr>
          <w:lang w:val="es-ES_tradnl"/>
        </w:rPr>
        <w:t>las reglas de todos los árboles se combinan mediante el algoritmo C4.5 modificado, priorizando aquellas con mayor confianza (conf) y cobertura (cov).</w:t>
      </w:r>
    </w:p>
    <w:p w14:paraId="713BF696" w14:textId="77777777" w:rsidR="003C0D16" w:rsidRPr="00F5604F" w:rsidRDefault="00905BA8">
      <w:pPr>
        <w:pStyle w:val="Prrafodelista"/>
        <w:numPr>
          <w:ilvl w:val="0"/>
          <w:numId w:val="2"/>
        </w:numPr>
        <w:rPr>
          <w:lang w:val="es-ES_tradnl"/>
        </w:rPr>
      </w:pPr>
      <w:r w:rsidRPr="00F5604F">
        <w:rPr>
          <w:b/>
          <w:bCs/>
          <w:lang w:val="es-ES_tradnl"/>
        </w:rPr>
        <w:t xml:space="preserve">Simplificación: </w:t>
      </w:r>
      <w:r w:rsidRPr="00F5604F">
        <w:rPr>
          <w:lang w:val="es-ES_tradnl"/>
        </w:rPr>
        <w:t>reglas con confianza menor al umbral α o cobertura menor al umbral β son podadas. El parámetro c controla la intensidad de la poda C4.5.</w:t>
      </w:r>
    </w:p>
    <w:p w14:paraId="246FBDCC" w14:textId="77777777" w:rsidR="003C0D16" w:rsidRPr="00F5604F" w:rsidRDefault="003C0D16">
      <w:pPr>
        <w:spacing w:after="80"/>
        <w:rPr>
          <w:lang w:val="es-ES_tradnl"/>
        </w:rPr>
      </w:pPr>
    </w:p>
    <w:p w14:paraId="6DD104C3" w14:textId="77777777" w:rsidR="003C0D16" w:rsidRPr="00F5604F" w:rsidRDefault="00905BA8">
      <w:pPr>
        <w:spacing w:after="120"/>
        <w:jc w:val="both"/>
        <w:rPr>
          <w:lang w:val="es-ES_tradnl"/>
        </w:rPr>
      </w:pPr>
      <w:r w:rsidRPr="00F5604F">
        <w:rPr>
          <w:lang w:val="es-ES_tradnl"/>
        </w:rPr>
        <w:t>El resultado es un conjunto de reglas compacto que puede ser evaluado de forma determinista: dado un ejemplo nuevo, las reglas se evalúan en orden y se aplica la primera que se cumple (o la regla por defecto si ninguna aplica). La métrica REDU cuantifica la reducción lograda:</w:t>
      </w:r>
    </w:p>
    <w:p w14:paraId="06B09BE3" w14:textId="77777777" w:rsidR="003C0D16" w:rsidRPr="00F5604F" w:rsidRDefault="00905BA8">
      <w:pPr>
        <w:spacing w:after="120"/>
        <w:jc w:val="center"/>
        <w:rPr>
          <w:lang w:val="es-ES_tradnl"/>
        </w:rPr>
      </w:pPr>
      <w:r w:rsidRPr="00F5604F">
        <w:rPr>
          <w:i/>
          <w:iCs/>
          <w:lang w:val="es-ES_tradnl"/>
        </w:rPr>
        <w:t>REDU = 1 − (n_reglas_finales / n_reglas_baseline)</w:t>
      </w:r>
    </w:p>
    <w:p w14:paraId="40590E49" w14:textId="77777777" w:rsidR="003C0D16" w:rsidRPr="00F5604F" w:rsidRDefault="00905BA8">
      <w:pPr>
        <w:spacing w:after="120"/>
        <w:jc w:val="both"/>
        <w:rPr>
          <w:lang w:val="es-ES_tradnl"/>
        </w:rPr>
      </w:pPr>
      <w:r w:rsidRPr="00F5604F">
        <w:rPr>
          <w:lang w:val="es-ES_tradnl"/>
        </w:rPr>
        <w:t>Un REDU cercano a 1 indica una reducción drástica en la complejidad del modelo, lo que favorece la auditabilidad y la explicabilidad.</w:t>
      </w:r>
      <w:commentRangeEnd w:id="52"/>
      <w:r w:rsidR="003A7FAB" w:rsidRPr="00F5604F">
        <w:rPr>
          <w:rStyle w:val="Refdecomentario"/>
          <w:sz w:val="24"/>
          <w:szCs w:val="24"/>
          <w:lang w:val="es-ES_tradnl"/>
        </w:rPr>
        <w:commentReference w:id="52"/>
      </w:r>
      <w:commentRangeEnd w:id="53"/>
      <w:r w:rsidR="00EA64DB" w:rsidRPr="00F5604F">
        <w:rPr>
          <w:rStyle w:val="Refdecomentario"/>
          <w:sz w:val="24"/>
          <w:szCs w:val="24"/>
          <w:lang w:val="es-ES_tradnl"/>
        </w:rPr>
        <w:commentReference w:id="53"/>
      </w:r>
    </w:p>
    <w:p w14:paraId="3385D08D" w14:textId="4C95BB13" w:rsidR="003C0D16" w:rsidRPr="00F5604F" w:rsidRDefault="00905BA8">
      <w:pPr>
        <w:pStyle w:val="Ttulo2"/>
        <w:rPr>
          <w:lang w:val="es-ES_tradnl"/>
        </w:rPr>
      </w:pPr>
      <w:r w:rsidRPr="00F5604F">
        <w:rPr>
          <w:lang w:val="es-ES_tradnl"/>
        </w:rPr>
        <w:t>2.4 Sistemas de Inferencia Difusa</w:t>
      </w:r>
    </w:p>
    <w:p w14:paraId="2F9E7662" w14:textId="6EBA56A5" w:rsidR="003C0D16" w:rsidRPr="00F5604F" w:rsidRDefault="00905BA8">
      <w:pPr>
        <w:spacing w:after="120"/>
        <w:jc w:val="both"/>
        <w:rPr>
          <w:lang w:val="es-ES_tradnl"/>
        </w:rPr>
      </w:pPr>
      <w:r w:rsidRPr="00F5604F">
        <w:rPr>
          <w:lang w:val="es-ES_tradnl"/>
        </w:rPr>
        <w:t xml:space="preserve">Un </w:t>
      </w:r>
      <w:del w:id="56" w:author="Edison Loza Aguirre" w:date="2026-07-07T10:15:00Z" w16du:dateUtc="2026-07-07T16:15:00Z">
        <w:r w:rsidRPr="00F5604F" w:rsidDel="003A7FAB">
          <w:rPr>
            <w:lang w:val="es-ES_tradnl"/>
          </w:rPr>
          <w:delText>Sistema de Inferencia Difusa</w:delText>
        </w:r>
      </w:del>
      <w:ins w:id="57" w:author="Edison Loza Aguirre" w:date="2026-07-07T10:15:00Z" w16du:dateUtc="2026-07-07T16:15:00Z">
        <w:r w:rsidR="003A7FAB">
          <w:rPr>
            <w:lang w:val="es-ES_tradnl"/>
          </w:rPr>
          <w:t>SIF</w:t>
        </w:r>
      </w:ins>
      <w:r w:rsidRPr="00F5604F">
        <w:rPr>
          <w:lang w:val="es-ES_tradnl"/>
        </w:rPr>
        <w:t xml:space="preserve"> </w:t>
      </w:r>
      <w:commentRangeStart w:id="58"/>
      <w:commentRangeStart w:id="59"/>
      <w:r w:rsidRPr="00F5604F">
        <w:rPr>
          <w:lang w:val="es-ES_tradnl"/>
        </w:rPr>
        <w:t xml:space="preserve">de </w:t>
      </w:r>
      <w:commentRangeEnd w:id="58"/>
      <w:r w:rsidR="003A7FAB" w:rsidRPr="00F5604F">
        <w:rPr>
          <w:rStyle w:val="Refdecomentario"/>
          <w:sz w:val="24"/>
          <w:szCs w:val="24"/>
          <w:lang w:val="es-ES_tradnl"/>
        </w:rPr>
        <w:commentReference w:id="58"/>
      </w:r>
      <w:commentRangeEnd w:id="59"/>
      <w:r w:rsidR="00487AC1" w:rsidRPr="00F5604F">
        <w:rPr>
          <w:rStyle w:val="Refdecomentario"/>
          <w:sz w:val="24"/>
          <w:szCs w:val="24"/>
          <w:lang w:val="es-ES_tradnl"/>
        </w:rPr>
        <w:commentReference w:id="59"/>
      </w:r>
      <w:r w:rsidRPr="00F5604F">
        <w:rPr>
          <w:lang w:val="es-ES_tradnl"/>
        </w:rPr>
        <w:t xml:space="preserve">Mamdani </w:t>
      </w:r>
      <w:r w:rsidR="00487AC1">
        <w:rPr>
          <w:lang w:val="es-ES_tradnl"/>
        </w:rPr>
        <w:t xml:space="preserve">(Mamdani &amp; Assilian, 1975) </w:t>
      </w:r>
      <w:r w:rsidRPr="00F5604F">
        <w:rPr>
          <w:lang w:val="es-ES_tradnl"/>
        </w:rPr>
        <w:t xml:space="preserve">opera en cuatro etapas: (1) fuzzificación de las entradas mediante funciones de membresía que mapean valores crisp a grados de pertenencia en conjuntos </w:t>
      </w:r>
      <w:r w:rsidRPr="00F5604F">
        <w:rPr>
          <w:lang w:val="es-ES_tradnl"/>
        </w:rPr>
        <w:t>difusos; (2) evaluación de reglas difusas con operadores t-norma (típicamente mínimo); (3) agregación de las salidas difusas; y (4) defuzzificación para obtener un valor crisp de salida. Aunque los FIS ofrecen alta interpretabilidad y alinean las reglas con el lenguaje humano (e.g., "</w:t>
      </w:r>
      <w:commentRangeStart w:id="60"/>
      <w:commentRangeStart w:id="61"/>
      <w:r w:rsidRPr="00F5604F">
        <w:rPr>
          <w:lang w:val="es-ES_tradnl"/>
        </w:rPr>
        <w:t xml:space="preserve">FICO </w:t>
      </w:r>
      <w:commentRangeEnd w:id="60"/>
      <w:r w:rsidR="00D61E4E" w:rsidRPr="00F5604F">
        <w:rPr>
          <w:rStyle w:val="Refdecomentario"/>
          <w:sz w:val="24"/>
          <w:szCs w:val="24"/>
          <w:lang w:val="es-ES_tradnl"/>
        </w:rPr>
        <w:commentReference w:id="60"/>
      </w:r>
      <w:commentRangeEnd w:id="61"/>
      <w:r w:rsidR="002C1BA1" w:rsidRPr="00F5604F">
        <w:rPr>
          <w:rStyle w:val="Refdecomentario"/>
          <w:sz w:val="24"/>
          <w:szCs w:val="24"/>
          <w:lang w:val="es-ES_tradnl"/>
        </w:rPr>
        <w:commentReference w:id="61"/>
      </w:r>
      <w:r w:rsidRPr="00F5604F">
        <w:rPr>
          <w:lang w:val="es-ES_tradnl"/>
        </w:rPr>
        <w:t>es BUENO</w:t>
      </w:r>
      <w:r w:rsidR="002C1BA1">
        <w:rPr>
          <w:rStyle w:val="Refdenotaalpie"/>
          <w:lang w:val="es-ES_tradnl"/>
        </w:rPr>
        <w:footnoteReference w:id="1"/>
      </w:r>
      <w:r w:rsidRPr="00F5604F">
        <w:rPr>
          <w:lang w:val="es-ES_tradnl"/>
        </w:rPr>
        <w:t xml:space="preserve">"), </w:t>
      </w:r>
      <w:commentRangeStart w:id="62"/>
      <w:commentRangeStart w:id="63"/>
      <w:r w:rsidRPr="00F5604F">
        <w:rPr>
          <w:lang w:val="es-ES_tradnl"/>
        </w:rPr>
        <w:t>su construcción manual a partir de reglas crisp de alta dimensionalidad puede generar una pérdida significativa de rendimiento si los umbrales de membresía no se optimizan cuidadosamente</w:t>
      </w:r>
      <w:r w:rsidR="00487AC1">
        <w:rPr>
          <w:lang w:val="es-ES_tradnl"/>
        </w:rPr>
        <w:t xml:space="preserve"> (Guillaume, 2001)</w:t>
      </w:r>
      <w:r w:rsidRPr="00F5604F">
        <w:rPr>
          <w:lang w:val="es-ES_tradnl"/>
        </w:rPr>
        <w:t>.</w:t>
      </w:r>
      <w:commentRangeEnd w:id="62"/>
      <w:r w:rsidR="003A7FAB" w:rsidRPr="00F5604F">
        <w:rPr>
          <w:rStyle w:val="Refdecomentario"/>
          <w:sz w:val="24"/>
          <w:szCs w:val="24"/>
          <w:lang w:val="es-ES_tradnl"/>
        </w:rPr>
        <w:commentReference w:id="62"/>
      </w:r>
      <w:commentRangeEnd w:id="63"/>
      <w:r w:rsidR="00487AC1" w:rsidRPr="00F5604F">
        <w:rPr>
          <w:rStyle w:val="Refdecomentario"/>
          <w:sz w:val="24"/>
          <w:szCs w:val="24"/>
          <w:lang w:val="es-ES_tradnl"/>
        </w:rPr>
        <w:commentReference w:id="63"/>
      </w:r>
    </w:p>
    <w:p w14:paraId="2C0E547F" w14:textId="77777777" w:rsidR="00EA64DB" w:rsidRDefault="00905BA8">
      <w:pPr>
        <w:spacing w:after="120"/>
        <w:jc w:val="both"/>
        <w:rPr>
          <w:lang w:val="es-ES_tradnl"/>
        </w:rPr>
      </w:pPr>
      <w:r w:rsidRPr="00F5604F">
        <w:rPr>
          <w:lang w:val="es-ES_tradnl"/>
        </w:rPr>
        <w:t xml:space="preserve">En este trabajo, la fuzzificación se aborda de forma conceptual: </w:t>
      </w:r>
      <w:commentRangeStart w:id="64"/>
      <w:commentRangeStart w:id="65"/>
      <w:r w:rsidRPr="00F5604F">
        <w:rPr>
          <w:lang w:val="es-ES_tradnl"/>
        </w:rPr>
        <w:t xml:space="preserve">las </w:t>
      </w:r>
      <w:r w:rsidRPr="00F5604F">
        <w:rPr>
          <w:lang w:val="es-ES_tradnl"/>
        </w:rPr>
        <w:t xml:space="preserve">reglas crisp </w:t>
      </w:r>
      <w:commentRangeEnd w:id="64"/>
      <w:r w:rsidR="003A7FAB">
        <w:rPr>
          <w:rStyle w:val="Refdecomentario"/>
          <w:sz w:val="24"/>
          <w:szCs w:val="24"/>
          <w:lang w:val="es-ES_tradnl"/>
        </w:rPr>
        <w:commentReference w:id="64"/>
      </w:r>
      <w:commentRangeEnd w:id="65"/>
      <w:r w:rsidR="00EA64DB">
        <w:rPr>
          <w:rStyle w:val="Refdecomentario"/>
          <w:sz w:val="24"/>
          <w:szCs w:val="24"/>
          <w:lang w:val="es-ES_tradnl"/>
        </w:rPr>
        <w:commentReference w:id="65"/>
      </w:r>
      <w:r w:rsidR="00EA64DB">
        <w:rPr>
          <w:lang w:val="es-ES_tradnl"/>
        </w:rPr>
        <w:t xml:space="preserve">finalmente </w:t>
      </w:r>
      <w:r w:rsidRPr="00F5604F">
        <w:rPr>
          <w:lang w:val="es-ES_tradnl"/>
        </w:rPr>
        <w:t xml:space="preserve">seleccionadas se traducen a términos lingüísticos para ilustrar cómo podrían integrarse en un FIS, sin implementar el motor de inferencia </w:t>
      </w:r>
      <w:commentRangeStart w:id="66"/>
      <w:commentRangeStart w:id="67"/>
      <w:r w:rsidRPr="00F5604F">
        <w:rPr>
          <w:lang w:val="es-ES_tradnl"/>
        </w:rPr>
        <w:t>completo</w:t>
      </w:r>
      <w:commentRangeEnd w:id="66"/>
      <w:r w:rsidR="006D6CC8" w:rsidRPr="00F5604F">
        <w:rPr>
          <w:rStyle w:val="Refdecomentario"/>
          <w:sz w:val="24"/>
          <w:szCs w:val="24"/>
          <w:lang w:val="es-ES_tradnl"/>
        </w:rPr>
        <w:commentReference w:id="66"/>
      </w:r>
      <w:commentRangeEnd w:id="67"/>
      <w:r w:rsidR="00EA64DB" w:rsidRPr="00F5604F">
        <w:rPr>
          <w:rStyle w:val="Refdecomentario"/>
          <w:sz w:val="24"/>
          <w:szCs w:val="24"/>
          <w:lang w:val="es-ES_tradnl"/>
        </w:rPr>
        <w:commentReference w:id="67"/>
      </w:r>
      <w:r w:rsidRPr="00F5604F">
        <w:rPr>
          <w:lang w:val="es-ES_tradnl"/>
        </w:rPr>
        <w:t>.</w:t>
      </w:r>
    </w:p>
    <w:p w14:paraId="6D305A2D" w14:textId="3AC7386A" w:rsidR="003C0D16" w:rsidRPr="00F5604F" w:rsidRDefault="00EA64DB">
      <w:pPr>
        <w:spacing w:after="120"/>
        <w:jc w:val="both"/>
        <w:rPr>
          <w:lang w:val="es-ES_tradnl"/>
        </w:rPr>
      </w:pPr>
      <w:r>
        <w:rPr>
          <w:lang w:val="es-ES_tradnl"/>
        </w:rPr>
        <w:t>Un antecedente directo de esta línea de investigación es el trabajo de Jaramillo et al. (2024), que construyó un FIS de Mamdani completo para scoring crediticio sobre el dataset de LendingClub: a partir de un ensemble CatBoost de 25 árboles se extrajeron 717 reglas crisp, que luego fueron fuzzificadas para alimentar el motor de inferencia. Si bien el sistema resultante alcanzó una alta interpretabilidad lingüística, su rendimiento predictivo se degradó de forma sustancial respecto del modelo base. Este trabajo toma dicho antecedente como punto de comparación directo; los contrastes metodológicos y de resultados se discuten en detalle en la Sección 5.</w:t>
      </w:r>
    </w:p>
    <w:p w14:paraId="0F51F4DE" w14:textId="77777777" w:rsidR="003C0D16" w:rsidRPr="00F5604F" w:rsidRDefault="00905BA8">
      <w:pPr>
        <w:rPr>
          <w:lang w:val="es-ES_tradnl"/>
        </w:rPr>
      </w:pPr>
      <w:r w:rsidRPr="00F5604F">
        <w:rPr>
          <w:lang w:val="es-ES_tradnl"/>
        </w:rPr>
        <w:br w:type="page"/>
      </w:r>
    </w:p>
    <w:p w14:paraId="562B9A7A" w14:textId="77777777" w:rsidR="003C0D16" w:rsidRPr="00F5604F" w:rsidRDefault="00905BA8">
      <w:pPr>
        <w:pStyle w:val="Ttulo1"/>
        <w:rPr>
          <w:lang w:val="es-ES_tradnl"/>
        </w:rPr>
      </w:pPr>
      <w:r w:rsidRPr="00F5604F">
        <w:rPr>
          <w:lang w:val="es-ES_tradnl"/>
        </w:rPr>
        <w:lastRenderedPageBreak/>
        <w:t>3. Descripción del Dataset y Preprocesamiento</w:t>
      </w:r>
    </w:p>
    <w:p w14:paraId="61D20C24" w14:textId="77777777" w:rsidR="003C0D16" w:rsidRPr="00F5604F" w:rsidRDefault="00905BA8">
      <w:pPr>
        <w:pStyle w:val="Ttulo2"/>
        <w:rPr>
          <w:lang w:val="es-ES_tradnl"/>
        </w:rPr>
      </w:pPr>
      <w:r w:rsidRPr="00F5604F">
        <w:rPr>
          <w:lang w:val="es-ES_tradnl"/>
        </w:rPr>
        <w:t>3.1 Fuente de Datos</w:t>
      </w:r>
    </w:p>
    <w:p w14:paraId="5228A867" w14:textId="1FA9049D" w:rsidR="003C0D16" w:rsidRPr="00F5604F" w:rsidRDefault="00905BA8">
      <w:pPr>
        <w:spacing w:after="120"/>
        <w:jc w:val="both"/>
        <w:rPr>
          <w:lang w:val="es-ES_tradnl"/>
        </w:rPr>
      </w:pPr>
      <w:r w:rsidRPr="00F5604F">
        <w:rPr>
          <w:lang w:val="es-ES_tradnl"/>
        </w:rPr>
        <w:t xml:space="preserve">El dataset utilizado proviene de </w:t>
      </w:r>
      <w:commentRangeStart w:id="68"/>
      <w:commentRangeStart w:id="69"/>
      <w:r w:rsidRPr="00F5604F">
        <w:rPr>
          <w:lang w:val="es-ES_tradnl"/>
        </w:rPr>
        <w:t>LendingClub</w:t>
      </w:r>
      <w:commentRangeEnd w:id="68"/>
      <w:r w:rsidR="003A7FAB">
        <w:rPr>
          <w:rStyle w:val="Refdecomentario"/>
          <w:sz w:val="24"/>
          <w:szCs w:val="24"/>
          <w:lang w:val="es-ES_tradnl"/>
        </w:rPr>
        <w:commentReference w:id="68"/>
      </w:r>
      <w:commentRangeEnd w:id="69"/>
      <w:r w:rsidR="00487AC1">
        <w:rPr>
          <w:rStyle w:val="Refdecomentario"/>
          <w:sz w:val="24"/>
          <w:szCs w:val="24"/>
          <w:lang w:val="es-ES_tradnl"/>
        </w:rPr>
        <w:commentReference w:id="69"/>
      </w:r>
      <w:r w:rsidR="00487AC1">
        <w:rPr>
          <w:lang w:val="es-ES_tradnl"/>
        </w:rPr>
        <w:t xml:space="preserve"> (LendingClub Corporation, 2020)</w:t>
      </w:r>
      <w:r w:rsidR="00487AC1">
        <w:rPr>
          <w:rStyle w:val="Refdenotaalpie"/>
          <w:lang w:val="es-ES_tradnl"/>
        </w:rPr>
        <w:footnoteReference w:id="2"/>
      </w:r>
      <w:r w:rsidRPr="00F5604F">
        <w:rPr>
          <w:lang w:val="es-ES_tradnl"/>
        </w:rPr>
        <w:t>, una plataforma estadounidense de préstamos entre pares (peer-to-peer lending). El conjunto original contiene 2.260.701 registros y más de 150 variables que describen las características del solicitante, el préstamo aprobado y el estado de pago. La variable objetivo es bad_good, codificada como 1 si el préstamo resultó en incumplimiento (Charged Off, Default, Late) y 0 en caso contrario.</w:t>
      </w:r>
    </w:p>
    <w:p w14:paraId="7CD163C3" w14:textId="77777777" w:rsidR="003C0D16" w:rsidRPr="00F5604F" w:rsidRDefault="00905BA8">
      <w:pPr>
        <w:spacing w:after="120"/>
        <w:jc w:val="both"/>
        <w:rPr>
          <w:lang w:val="es-ES_tradnl"/>
        </w:rPr>
      </w:pPr>
      <w:r w:rsidRPr="00F5604F">
        <w:rPr>
          <w:lang w:val="es-ES_tradnl"/>
        </w:rPr>
        <w:t>El balance de clases es marcadamente asimétrico: aproximadamente el 80,5 % de los registros corresponden a la clase 0 (buenos pagadores) y el 19,5 % a la clase 1 (morosos). Esta distribución es representativa del entorno real de crédito, donde los incumplimientos son una minoría.</w:t>
      </w:r>
    </w:p>
    <w:p w14:paraId="07ED22B5" w14:textId="77777777" w:rsidR="003C0D16" w:rsidRPr="00F5604F" w:rsidRDefault="00905BA8">
      <w:pPr>
        <w:pStyle w:val="Ttulo2"/>
        <w:rPr>
          <w:lang w:val="es-ES_tradnl"/>
        </w:rPr>
      </w:pPr>
      <w:r w:rsidRPr="00F5604F">
        <w:rPr>
          <w:lang w:val="es-ES_tradnl"/>
        </w:rPr>
        <w:t>3.2 Preprocesamiento</w:t>
      </w:r>
    </w:p>
    <w:p w14:paraId="7C13AE38" w14:textId="03C03B39" w:rsidR="00585C49" w:rsidRPr="00585C49" w:rsidRDefault="00905BA8" w:rsidP="00585C49">
      <w:pPr>
        <w:spacing w:after="120"/>
        <w:jc w:val="both"/>
        <w:rPr>
          <w:lang w:val="es-ES_tradnl"/>
        </w:rPr>
      </w:pPr>
      <w:r w:rsidRPr="00F5604F">
        <w:rPr>
          <w:lang w:val="es-ES_tradnl"/>
        </w:rPr>
        <w:t>El preprocesamiento sigue una cadena de pasos sucesivos aplicada al DataFrame completo antes de cualquier partición:</w:t>
      </w:r>
    </w:p>
    <w:p w14:paraId="35CC4505" w14:textId="77777777" w:rsidR="006303F0" w:rsidRPr="006303F0" w:rsidRDefault="006303F0" w:rsidP="006303F0">
      <w:r w:rsidRPr="006303F0">
        <w:t>Cabe destacar que el trabajo de Jaramillo et al. (2024) no identificó este problema: al incluir recoveries en el entrenamiento, su CatBoost asignó alta importancia a esta variable y generó reglas como "IF recoveries &gt; 0.005 THEN class = 1" con confianza de 1,0. Reglas de este tipo son operacionalmente inútiles, pues en el momento de evaluar una solicitud de crédito real recoveries todavía vale cero para todos los solicitantes.</w:t>
      </w:r>
    </w:p>
    <w:p w14:paraId="44E9E705" w14:textId="3144C1D1" w:rsidR="003C0D16" w:rsidRPr="006303F0" w:rsidRDefault="006303F0" w:rsidP="006303F0">
      <w:r w:rsidRPr="006303F0">
        <w:t>El efecto de esta corrección se evalúa cuantitativamente en la Sección 5, mediante la comparación entre el Escenario A (con recoveries, que replica el entorno de Jaramillo et al.) y el Escenario B (sin recoveries, metodología limpia de este trabajo).</w:t>
      </w:r>
    </w:p>
    <w:p w14:paraId="5C509224" w14:textId="77777777" w:rsidR="003C0D16" w:rsidRPr="00F5604F" w:rsidRDefault="00905BA8">
      <w:pPr>
        <w:pStyle w:val="Ttulo2"/>
        <w:rPr>
          <w:lang w:val="es-ES_tradnl"/>
        </w:rPr>
      </w:pPr>
      <w:r w:rsidRPr="00F5604F">
        <w:rPr>
          <w:lang w:val="es-ES_tradnl"/>
        </w:rPr>
        <w:t>3.3 Partición Anti-Leakage</w:t>
      </w:r>
    </w:p>
    <w:p w14:paraId="1A035B6D" w14:textId="77777777" w:rsidR="003C0D16" w:rsidRPr="00F5604F" w:rsidRDefault="00905BA8">
      <w:pPr>
        <w:spacing w:after="120"/>
        <w:jc w:val="both"/>
        <w:rPr>
          <w:lang w:val="es-ES_tradnl"/>
        </w:rPr>
      </w:pPr>
      <w:r w:rsidRPr="00F5604F">
        <w:rPr>
          <w:lang w:val="es-ES_tradnl"/>
        </w:rPr>
        <w:t>Para evitar cualquier contaminación entre las particiones, el dataset limpio se divide de la siguiente forma:</w:t>
      </w:r>
    </w:p>
    <w:p w14:paraId="0DD7311A" w14:textId="77777777" w:rsidR="003C0D16" w:rsidRPr="00F5604F" w:rsidRDefault="00905BA8">
      <w:pPr>
        <w:pStyle w:val="Prrafodelista"/>
        <w:numPr>
          <w:ilvl w:val="0"/>
          <w:numId w:val="4"/>
        </w:numPr>
        <w:spacing w:before="60"/>
        <w:rPr>
          <w:lang w:val="es-ES_tradnl"/>
        </w:rPr>
      </w:pPr>
      <w:r w:rsidRPr="00F5604F">
        <w:rPr>
          <w:b/>
          <w:bCs/>
          <w:lang w:val="es-ES_tradnl"/>
        </w:rPr>
        <w:t xml:space="preserve">X_train (70 %) / X_test (30 %): </w:t>
      </w:r>
      <w:r w:rsidRPr="00F5604F">
        <w:rPr>
          <w:lang w:val="es-ES_tradnl"/>
        </w:rPr>
        <w:t>partición primaria. X_test (559.054 muestras) queda reservado únicamente para la evaluación final. No participa en ningún paso de entrenamiento ni de selección de hiperparámetros.</w:t>
      </w:r>
    </w:p>
    <w:p w14:paraId="13837762" w14:textId="27117C1B" w:rsidR="003C0D16" w:rsidRPr="00F5604F" w:rsidRDefault="00905BA8">
      <w:pPr>
        <w:pStyle w:val="Prrafodelista"/>
        <w:numPr>
          <w:ilvl w:val="0"/>
          <w:numId w:val="4"/>
        </w:numPr>
        <w:spacing w:after="80"/>
        <w:rPr>
          <w:lang w:val="es-ES_tradnl"/>
        </w:rPr>
      </w:pPr>
      <w:r w:rsidRPr="00F5604F">
        <w:rPr>
          <w:b/>
          <w:bCs/>
          <w:lang w:val="es-ES_tradnl"/>
        </w:rPr>
        <w:t xml:space="preserve">X_train_base (70 % de X_train) / X_train_cosi (30 % de X_train): </w:t>
      </w:r>
      <w:r w:rsidRPr="00F5604F">
        <w:rPr>
          <w:lang w:val="es-ES_tradnl"/>
        </w:rPr>
        <w:t xml:space="preserve">X_train_base (913.122 muestras) entrena los modelos de ensemble. X_train_cosi (391.338 muestras) es un conjunto virgen </w:t>
      </w:r>
      <w:ins w:id="70" w:author="Edison Loza Aguirre" w:date="2026-07-07T10:23:00Z" w16du:dateUtc="2026-07-07T16:23:00Z">
        <w:r w:rsidR="003A7FAB">
          <w:rPr>
            <w:lang w:val="es-ES_tradnl"/>
          </w:rPr>
          <w:t>(</w:t>
        </w:r>
      </w:ins>
      <w:del w:id="71" w:author="Edison Loza Aguirre" w:date="2026-07-07T10:23:00Z" w16du:dateUtc="2026-07-07T16:23:00Z">
        <w:r w:rsidRPr="00F5604F" w:rsidDel="003A7FAB">
          <w:rPr>
            <w:lang w:val="es-ES_tradnl"/>
          </w:rPr>
          <w:delText>—</w:delText>
        </w:r>
      </w:del>
      <w:r w:rsidRPr="00F5604F">
        <w:rPr>
          <w:lang w:val="es-ES_tradnl"/>
        </w:rPr>
        <w:t>nunca visto por el modelo base</w:t>
      </w:r>
      <w:ins w:id="72" w:author="Edison Loza Aguirre" w:date="2026-07-07T10:23:00Z" w16du:dateUtc="2026-07-07T16:23:00Z">
        <w:r w:rsidR="003A7FAB">
          <w:rPr>
            <w:lang w:val="es-ES_tradnl"/>
          </w:rPr>
          <w:t>)</w:t>
        </w:r>
      </w:ins>
      <w:del w:id="73" w:author="Edison Loza Aguirre" w:date="2026-07-07T10:23:00Z" w16du:dateUtc="2026-07-07T16:23:00Z">
        <w:r w:rsidRPr="00F5604F" w:rsidDel="003A7FAB">
          <w:rPr>
            <w:lang w:val="es-ES_tradnl"/>
          </w:rPr>
          <w:delText>—</w:delText>
        </w:r>
      </w:del>
      <w:r w:rsidRPr="00F5604F">
        <w:rPr>
          <w:lang w:val="es-ES_tradnl"/>
        </w:rPr>
        <w:t xml:space="preserve"> que RuleCOSI+ utiliza para extraer las reglas interpretables, evitando que el algoritmo memorice ejemplos ya aprendidos.</w:t>
      </w:r>
    </w:p>
    <w:p w14:paraId="3587A246" w14:textId="77777777" w:rsidR="003C0D16" w:rsidRPr="00F5604F" w:rsidRDefault="00905BA8">
      <w:pPr>
        <w:rPr>
          <w:lang w:val="es-ES_tradnl"/>
        </w:rPr>
      </w:pPr>
      <w:r w:rsidRPr="00F5604F">
        <w:rPr>
          <w:lang w:val="es-ES_tradnl"/>
        </w:rPr>
        <w:br w:type="page"/>
      </w:r>
    </w:p>
    <w:p w14:paraId="2F692FB2" w14:textId="77777777" w:rsidR="003C0D16" w:rsidRPr="00F5604F" w:rsidRDefault="00905BA8">
      <w:pPr>
        <w:pStyle w:val="Ttulo1"/>
        <w:rPr>
          <w:lang w:val="es-ES_tradnl"/>
        </w:rPr>
      </w:pPr>
      <w:r w:rsidRPr="00F5604F">
        <w:rPr>
          <w:lang w:val="es-ES_tradnl"/>
        </w:rPr>
        <w:lastRenderedPageBreak/>
        <w:t>4. Metodología e Implementación</w:t>
      </w:r>
    </w:p>
    <w:p w14:paraId="71579874" w14:textId="77777777" w:rsidR="003C0D16" w:rsidRPr="00F5604F" w:rsidRDefault="00905BA8">
      <w:pPr>
        <w:pStyle w:val="Ttulo2"/>
        <w:rPr>
          <w:lang w:val="es-ES_tradnl"/>
        </w:rPr>
      </w:pPr>
      <w:r w:rsidRPr="00F5604F">
        <w:rPr>
          <w:lang w:val="es-ES_tradnl"/>
        </w:rPr>
        <w:t>4.1 Selección del Modelo Base</w:t>
      </w:r>
    </w:p>
    <w:p w14:paraId="48807D58" w14:textId="72203F67" w:rsidR="003C0D16" w:rsidRPr="00F5604F" w:rsidRDefault="00905BA8">
      <w:pPr>
        <w:spacing w:after="120"/>
        <w:jc w:val="both"/>
        <w:rPr>
          <w:lang w:val="es-ES_tradnl"/>
        </w:rPr>
      </w:pPr>
      <w:r w:rsidRPr="00F5604F">
        <w:rPr>
          <w:lang w:val="es-ES_tradnl"/>
        </w:rPr>
        <w:t>Se entrenaron tres modelos de ensemble sobre X_train_base: Random Forest (200 estimadores, profundidad 5), CatBoost (200 iteraciones máximas, profundidad 5, learning_rate=1 con early stopping) y LightGBM (200 estimadores, profundidad 5). La selección se realizó por comparación del F1-score en el conjunto de validación interna de cada modelo</w:t>
      </w:r>
      <w:ins w:id="74" w:author="Edison Loza Aguirre" w:date="2026-07-07T10:40:00Z" w16du:dateUtc="2026-07-07T16:40:00Z">
        <w:r w:rsidR="0067337E">
          <w:rPr>
            <w:lang w:val="es-ES_tradnl"/>
          </w:rPr>
          <w:t xml:space="preserve"> (</w:t>
        </w:r>
        <w:commentRangeStart w:id="75"/>
        <w:commentRangeStart w:id="76"/>
        <w:r w:rsidR="0067337E">
          <w:rPr>
            <w:lang w:val="es-ES_tradnl"/>
          </w:rPr>
          <w:t xml:space="preserve">Tabla </w:t>
        </w:r>
      </w:ins>
      <w:commentRangeEnd w:id="75"/>
      <w:r w:rsidR="0067337E" w:rsidRPr="00EA64DB">
        <w:rPr>
          <w:rStyle w:val="Refdecomentario"/>
          <w:sz w:val="24"/>
          <w:szCs w:val="24"/>
          <w:lang w:val="es-ES_tradnl"/>
        </w:rPr>
        <w:commentReference w:id="75"/>
      </w:r>
      <w:commentRangeEnd w:id="76"/>
      <w:r w:rsidR="00EA64DB" w:rsidRPr="00EA64DB">
        <w:rPr>
          <w:rStyle w:val="Refdecomentario"/>
          <w:sz w:val="24"/>
          <w:szCs w:val="24"/>
          <w:lang w:val="es-ES_tradnl"/>
        </w:rPr>
        <w:commentReference w:id="76"/>
      </w:r>
      <w:r w:rsidR="00EA64DB" w:rsidRPr="00EA64DB">
        <w:rPr>
          <w:lang w:val="es-ES_tradnl"/>
        </w:rPr>
        <w:t>1</w:t>
      </w:r>
      <w:ins w:id="77" w:author="Edison Loza Aguirre" w:date="2026-07-07T10:40:00Z" w16du:dateUtc="2026-07-07T16:40:00Z">
        <w:r w:rsidR="0067337E">
          <w:rPr>
            <w:lang w:val="es-ES_tradnl"/>
          </w:rPr>
          <w:t>)</w:t>
        </w:r>
      </w:ins>
      <w:r w:rsidRPr="00F5604F">
        <w:rPr>
          <w:lang w:val="es-ES_tradnl"/>
        </w:rPr>
        <w:t>.</w:t>
      </w:r>
    </w:p>
    <w:p w14:paraId="045585B2" w14:textId="77777777" w:rsidR="003C0D16" w:rsidRPr="00F5604F" w:rsidRDefault="00905BA8">
      <w:pPr>
        <w:spacing w:after="120"/>
        <w:jc w:val="both"/>
        <w:rPr>
          <w:lang w:val="es-ES_tradnl"/>
        </w:rPr>
      </w:pPr>
      <w:r w:rsidRPr="00F5604F">
        <w:rPr>
          <w:lang w:val="es-ES_tradnl"/>
        </w:rPr>
        <w:t>Los resultados de la comparación fueron los siguientes:</w:t>
      </w:r>
    </w:p>
    <w:p w14:paraId="5FF6A048" w14:textId="77777777" w:rsidR="003C0D16" w:rsidRPr="00F5604F" w:rsidRDefault="003C0D16">
      <w:pPr>
        <w:spacing w:after="80"/>
        <w:rPr>
          <w:lang w:val="es-ES_tradnl"/>
        </w:rPr>
      </w:pPr>
    </w:p>
    <w:p w14:paraId="19A34D0B" w14:textId="28CF4D87" w:rsidR="00EA64DB" w:rsidRPr="00EA64DB" w:rsidRDefault="00EA64DB" w:rsidP="00EA64DB">
      <w:pPr>
        <w:rPr>
          <w:i/>
        </w:rPr>
      </w:pPr>
      <w:r w:rsidRPr="00EA64DB">
        <w:rPr>
          <w:i/>
        </w:rPr>
        <w:t>Tabla 1. Comparación de los modelos de ensemble candidatos: F1-score en entrenamiento y validación interna, y umbral de clasificación óptimo.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3C0D16" w:rsidRPr="00F5604F" w14:paraId="476B9562"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136FC0DA" w14:textId="77777777" w:rsidR="003C0D16" w:rsidRPr="00F5604F" w:rsidRDefault="00905BA8">
            <w:pPr>
              <w:jc w:val="center"/>
              <w:rPr>
                <w:lang w:val="es-ES_tradnl"/>
              </w:rPr>
            </w:pPr>
            <w:commentRangeStart w:id="78"/>
            <w:commentRangeStart w:id="79"/>
            <w:r w:rsidRPr="00F5604F">
              <w:rPr>
                <w:b/>
                <w:bCs/>
                <w:sz w:val="22"/>
                <w:szCs w:val="22"/>
                <w:lang w:val="es-ES_tradnl"/>
              </w:rPr>
              <w:t>Modelo</w:t>
            </w:r>
            <w:commentRangeEnd w:id="78"/>
            <w:r w:rsidR="0067337E" w:rsidRPr="00F5604F">
              <w:rPr>
                <w:rStyle w:val="Refdecomentario"/>
                <w:sz w:val="24"/>
                <w:szCs w:val="24"/>
                <w:lang w:val="es-ES_tradnl"/>
              </w:rPr>
              <w:commentReference w:id="78"/>
            </w:r>
            <w:commentRangeEnd w:id="79"/>
            <w:r w:rsidR="00EA64DB" w:rsidRPr="00F5604F">
              <w:rPr>
                <w:rStyle w:val="Refdecomentario"/>
                <w:sz w:val="24"/>
                <w:szCs w:val="24"/>
                <w:lang w:val="es-ES_tradnl"/>
              </w:rPr>
              <w:commentReference w:id="79"/>
            </w:r>
          </w:p>
        </w:tc>
        <w:tc>
          <w:tcPr>
            <w:tcW w:w="20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414624BE" w14:textId="77777777" w:rsidR="003C0D16" w:rsidRPr="00F5604F" w:rsidRDefault="00905BA8">
            <w:pPr>
              <w:jc w:val="center"/>
              <w:rPr>
                <w:lang w:val="es-ES_tradnl"/>
              </w:rPr>
            </w:pPr>
            <w:r w:rsidRPr="00F5604F">
              <w:rPr>
                <w:b/>
                <w:bCs/>
                <w:sz w:val="22"/>
                <w:szCs w:val="22"/>
                <w:lang w:val="es-ES_tradnl"/>
              </w:rPr>
              <w:t>Train F1</w:t>
            </w:r>
          </w:p>
        </w:tc>
        <w:tc>
          <w:tcPr>
            <w:tcW w:w="20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3AFC53AE" w14:textId="77777777" w:rsidR="003C0D16" w:rsidRPr="00F5604F" w:rsidRDefault="00905BA8">
            <w:pPr>
              <w:jc w:val="center"/>
              <w:rPr>
                <w:lang w:val="es-ES_tradnl"/>
              </w:rPr>
            </w:pPr>
            <w:r w:rsidRPr="00F5604F">
              <w:rPr>
                <w:b/>
                <w:bCs/>
                <w:sz w:val="22"/>
                <w:szCs w:val="22"/>
                <w:lang w:val="es-ES_tradnl"/>
              </w:rPr>
              <w:t>Val F1</w:t>
            </w:r>
          </w:p>
        </w:tc>
        <w:tc>
          <w:tcPr>
            <w:tcW w:w="2026"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7D231F10" w14:textId="77777777" w:rsidR="003C0D16" w:rsidRPr="00F5604F" w:rsidRDefault="00905BA8">
            <w:pPr>
              <w:jc w:val="center"/>
              <w:rPr>
                <w:lang w:val="es-ES_tradnl"/>
              </w:rPr>
            </w:pPr>
            <w:r w:rsidRPr="00F5604F">
              <w:rPr>
                <w:b/>
                <w:bCs/>
                <w:sz w:val="22"/>
                <w:szCs w:val="22"/>
                <w:lang w:val="es-ES_tradnl"/>
              </w:rPr>
              <w:t>Umbral óptimo</w:t>
            </w:r>
          </w:p>
        </w:tc>
      </w:tr>
      <w:tr w:rsidR="003C0D16" w:rsidRPr="00F5604F" w14:paraId="5ED6BB96"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EB216" w14:textId="77777777" w:rsidR="003C0D16" w:rsidRPr="00F5604F" w:rsidRDefault="00905BA8">
            <w:pPr>
              <w:rPr>
                <w:lang w:val="es-ES_tradnl"/>
              </w:rPr>
            </w:pPr>
            <w:r w:rsidRPr="00F5604F">
              <w:rPr>
                <w:sz w:val="22"/>
                <w:szCs w:val="22"/>
                <w:lang w:val="es-ES_tradnl"/>
              </w:rPr>
              <w:t>Random Forest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12B588" w14:textId="77777777" w:rsidR="003C0D16" w:rsidRPr="00F5604F" w:rsidRDefault="00905BA8">
            <w:pPr>
              <w:jc w:val="center"/>
              <w:rPr>
                <w:lang w:val="es-ES_tradnl"/>
              </w:rPr>
            </w:pPr>
            <w:r w:rsidRPr="00F5604F">
              <w:rPr>
                <w:sz w:val="22"/>
                <w:szCs w:val="22"/>
                <w:lang w:val="es-ES_tradnl"/>
              </w:rPr>
              <w:t>0,8758</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CAFD71" w14:textId="2E3E141C" w:rsidR="003C0D16" w:rsidRPr="00F5604F" w:rsidRDefault="00EA64DB">
            <w:pPr>
              <w:jc w:val="center"/>
              <w:rPr>
                <w:lang w:val="es-ES_tradnl"/>
              </w:rPr>
            </w:pPr>
            <w:r>
              <w:rPr>
                <w:sz w:val="22"/>
                <w:szCs w:val="22"/>
                <w:lang w:val="es-ES_tradnl"/>
              </w:rPr>
              <w:t>—</w:t>
            </w:r>
          </w:p>
        </w:tc>
        <w:tc>
          <w:tcPr>
            <w:tcW w:w="2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69CC7C" w14:textId="77777777" w:rsidR="003C0D16" w:rsidRPr="00F5604F" w:rsidRDefault="00905BA8">
            <w:pPr>
              <w:jc w:val="center"/>
              <w:rPr>
                <w:lang w:val="es-ES_tradnl"/>
              </w:rPr>
            </w:pPr>
            <w:r w:rsidRPr="00F5604F">
              <w:rPr>
                <w:sz w:val="22"/>
                <w:szCs w:val="22"/>
                <w:lang w:val="es-ES_tradnl"/>
              </w:rPr>
              <w:t>0,40</w:t>
            </w:r>
          </w:p>
        </w:tc>
      </w:tr>
      <w:tr w:rsidR="003C0D16" w:rsidRPr="00F5604F" w14:paraId="1B89F5B7"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E76426" w14:textId="77777777" w:rsidR="003C0D16" w:rsidRPr="00F5604F" w:rsidRDefault="00905BA8">
            <w:pPr>
              <w:rPr>
                <w:lang w:val="es-ES_tradnl"/>
              </w:rPr>
            </w:pPr>
            <w:r w:rsidRPr="00F5604F">
              <w:rPr>
                <w:sz w:val="22"/>
                <w:szCs w:val="22"/>
                <w:lang w:val="es-ES_tradnl"/>
              </w:rPr>
              <w:t>CatBoost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F9ECE8" w14:textId="07829506" w:rsidR="003C0D16" w:rsidRPr="00F5604F" w:rsidRDefault="00EA64DB">
            <w:pPr>
              <w:jc w:val="center"/>
              <w:rPr>
                <w:lang w:val="es-ES_tradnl"/>
              </w:rPr>
            </w:pPr>
            <w:r>
              <w:rPr>
                <w:sz w:val="22"/>
                <w:szCs w:val="22"/>
                <w:lang w:val="es-ES_tradnl"/>
              </w:rPr>
              <w: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0257B9" w14:textId="77777777" w:rsidR="003C0D16" w:rsidRPr="00F5604F" w:rsidRDefault="00905BA8">
            <w:pPr>
              <w:jc w:val="center"/>
              <w:rPr>
                <w:lang w:val="es-ES_tradnl"/>
              </w:rPr>
            </w:pPr>
            <w:r w:rsidRPr="00F5604F">
              <w:rPr>
                <w:sz w:val="22"/>
                <w:szCs w:val="22"/>
                <w:lang w:val="es-ES_tradnl"/>
              </w:rPr>
              <w:t>0,7740</w:t>
            </w:r>
          </w:p>
        </w:tc>
        <w:tc>
          <w:tcPr>
            <w:tcW w:w="2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EC2D12" w14:textId="77777777" w:rsidR="003C0D16" w:rsidRPr="00F5604F" w:rsidRDefault="00905BA8">
            <w:pPr>
              <w:jc w:val="center"/>
              <w:rPr>
                <w:lang w:val="es-ES_tradnl"/>
              </w:rPr>
            </w:pPr>
            <w:r w:rsidRPr="00F5604F">
              <w:rPr>
                <w:sz w:val="22"/>
                <w:szCs w:val="22"/>
                <w:lang w:val="es-ES_tradnl"/>
              </w:rPr>
              <w:t>0,40</w:t>
            </w:r>
          </w:p>
        </w:tc>
      </w:tr>
      <w:tr w:rsidR="003C0D16" w:rsidRPr="00F5604F" w14:paraId="507B8569"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A42FB8" w14:textId="77777777" w:rsidR="003C0D16" w:rsidRPr="00F5604F" w:rsidRDefault="00905BA8">
            <w:pPr>
              <w:rPr>
                <w:lang w:val="es-ES_tradnl"/>
              </w:rPr>
            </w:pPr>
            <w:r w:rsidRPr="00F5604F">
              <w:rPr>
                <w:sz w:val="22"/>
                <w:szCs w:val="22"/>
                <w:lang w:val="es-ES_tradnl"/>
              </w:rPr>
              <w:t>LightGBM</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C76F33" w14:textId="77777777" w:rsidR="003C0D16" w:rsidRPr="00F5604F" w:rsidRDefault="00905BA8">
            <w:pPr>
              <w:jc w:val="center"/>
              <w:rPr>
                <w:lang w:val="es-ES_tradnl"/>
              </w:rPr>
            </w:pPr>
            <w:r w:rsidRPr="00F5604F">
              <w:rPr>
                <w:sz w:val="22"/>
                <w:szCs w:val="22"/>
                <w:lang w:val="es-ES_tradnl"/>
              </w:rPr>
              <w:t>0,8899</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01CAB4" w14:textId="77777777" w:rsidR="003C0D16" w:rsidRPr="00F5604F" w:rsidRDefault="00905BA8">
            <w:pPr>
              <w:jc w:val="center"/>
              <w:rPr>
                <w:lang w:val="es-ES_tradnl"/>
              </w:rPr>
            </w:pPr>
            <w:r w:rsidRPr="00F5604F">
              <w:rPr>
                <w:sz w:val="22"/>
                <w:szCs w:val="22"/>
                <w:lang w:val="es-ES_tradnl"/>
              </w:rPr>
              <w:t>0,8880</w:t>
            </w:r>
          </w:p>
        </w:tc>
        <w:tc>
          <w:tcPr>
            <w:tcW w:w="2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CA0055" w14:textId="6D7F8340" w:rsidR="003C0D16" w:rsidRPr="00F5604F" w:rsidRDefault="00EA64DB">
            <w:pPr>
              <w:jc w:val="center"/>
              <w:rPr>
                <w:lang w:val="es-ES_tradnl"/>
              </w:rPr>
            </w:pPr>
            <w:r>
              <w:rPr>
                <w:sz w:val="22"/>
                <w:szCs w:val="22"/>
                <w:lang w:val="es-ES_tradnl"/>
              </w:rPr>
              <w:t>—</w:t>
            </w:r>
          </w:p>
        </w:tc>
      </w:tr>
    </w:tbl>
    <w:p w14:paraId="0623C707" w14:textId="77777777" w:rsidR="00EA64DB" w:rsidRPr="00EA64DB" w:rsidRDefault="00EA64DB" w:rsidP="00EA64DB">
      <w:r w:rsidRPr="00EA64DB">
        <w:t>Nota. Las celdas marcadas con “—” corresponden a métricas no registradas para ese modelo durante la experimentación; en el caso de CatBoost, el entrenamiento con early stopping reporta el F1-score sobre la validación interna en lugar del F1 de entrenamiento.</w:t>
      </w:r>
    </w:p>
    <w:p w14:paraId="2DB9E064" w14:textId="1B46CC99" w:rsidR="003C0D16" w:rsidRPr="00F5604F" w:rsidRDefault="003C0D16">
      <w:pPr>
        <w:spacing w:after="80"/>
        <w:rPr>
          <w:lang w:val="es-ES_tradnl"/>
        </w:rPr>
      </w:pPr>
    </w:p>
    <w:p w14:paraId="4EE22E99" w14:textId="77777777" w:rsidR="003C0D16" w:rsidRPr="00F5604F" w:rsidRDefault="00905BA8">
      <w:pPr>
        <w:spacing w:after="120"/>
        <w:jc w:val="both"/>
        <w:rPr>
          <w:lang w:val="es-ES_tradnl"/>
        </w:rPr>
      </w:pPr>
      <w:r w:rsidRPr="00F5604F">
        <w:rPr>
          <w:lang w:val="es-ES_tradnl"/>
        </w:rPr>
        <w:t>CatBoost fue seleccionado como modelo base por su compatibilidad nativa con RuleCOSI+, que explota la estructura de árboles oblivious para una extracción eficiente de reglas. El early stopping terminó el entrenamiento de CatBoost en 17 iteraciones, produciendo un modelo con 17 árboles de profundidad 5. El Val F1 corresponde al F1-score evaluado sobre el 30 % de validación interna utilizado por el propio algoritmo de early stopping.</w:t>
      </w:r>
    </w:p>
    <w:p w14:paraId="30714944" w14:textId="796DB43A" w:rsidR="003C0D16" w:rsidRPr="00F5604F" w:rsidRDefault="006303F0">
      <w:pPr>
        <w:pStyle w:val="Ttulo2"/>
        <w:rPr>
          <w:lang w:val="es-ES_tradnl"/>
        </w:rPr>
      </w:pPr>
      <w:r>
        <w:rPr>
          <w:lang w:val="es-ES_tradnl"/>
        </w:rPr>
        <w:t>4.2 Diseño del Grid de Hiperparámetros</w:t>
      </w:r>
    </w:p>
    <w:p w14:paraId="051472D9" w14:textId="77777777" w:rsidR="003C0D16" w:rsidRPr="00F5604F" w:rsidRDefault="00905BA8">
      <w:pPr>
        <w:spacing w:after="120"/>
        <w:jc w:val="both"/>
        <w:rPr>
          <w:lang w:val="es-ES_tradnl"/>
        </w:rPr>
      </w:pPr>
      <w:r w:rsidRPr="00F5604F">
        <w:rPr>
          <w:lang w:val="es-ES_tradnl"/>
        </w:rPr>
        <w:t>RuleCOSI+ expone tres hiperparámetros principales que controlan el nivel de compresión y la calidad de las reglas extraídas: α (conf_threshold), β (cov_threshold) y c (intensidad de poda C4.5). Se diseñó un grid de búsqueda con 24 combinaciones:</w:t>
      </w:r>
    </w:p>
    <w:p w14:paraId="7C86AAB2" w14:textId="77777777" w:rsidR="003C0D16" w:rsidRPr="00F5604F" w:rsidRDefault="00905BA8">
      <w:pPr>
        <w:spacing w:after="120"/>
        <w:jc w:val="center"/>
        <w:rPr>
          <w:lang w:val="es-ES_tradnl"/>
        </w:rPr>
      </w:pPr>
      <w:r w:rsidRPr="00F5604F">
        <w:rPr>
          <w:i/>
          <w:iCs/>
          <w:lang w:val="es-ES_tradnl"/>
        </w:rPr>
        <w:t>α ∈ {0,50; 0,95}   ×   β ∈ {0,00; 0,01; 0,10}   ×   c ∈ {0,01; 0,05; 0,10; 0,25}</w:t>
      </w:r>
    </w:p>
    <w:p w14:paraId="554F73E3" w14:textId="77777777" w:rsidR="003C0D16" w:rsidRPr="00F5604F" w:rsidRDefault="00905BA8">
      <w:pPr>
        <w:spacing w:after="120"/>
        <w:jc w:val="both"/>
        <w:rPr>
          <w:lang w:val="es-ES_tradnl"/>
        </w:rPr>
      </w:pPr>
      <w:r w:rsidRPr="00F5604F">
        <w:rPr>
          <w:lang w:val="es-ES_tradnl"/>
        </w:rPr>
        <w:t>Para cada combinación se entrena RuleCOSI+ sobre X_train_cosi usando el CatBoost entrenado como modelo base, y se evalúa el F1-score sobre X_test. Este procedimiento se aplica de forma idéntica en los dos escenarios definidos.</w:t>
      </w:r>
    </w:p>
    <w:p w14:paraId="641DA3A7" w14:textId="4C7B6235" w:rsidR="003C0D16" w:rsidRPr="00F5604F" w:rsidRDefault="006303F0">
      <w:pPr>
        <w:pStyle w:val="Ttulo2"/>
        <w:rPr>
          <w:lang w:val="es-ES_tradnl"/>
        </w:rPr>
      </w:pPr>
      <w:r>
        <w:rPr>
          <w:lang w:val="es-ES_tradnl"/>
        </w:rPr>
        <w:t>4.3 Escenarios de Evaluación</w:t>
      </w:r>
    </w:p>
    <w:p w14:paraId="601C35DA" w14:textId="77777777" w:rsidR="003C0D16" w:rsidRPr="00F5604F" w:rsidRDefault="00905BA8">
      <w:pPr>
        <w:spacing w:after="120"/>
        <w:jc w:val="both"/>
        <w:rPr>
          <w:lang w:val="es-ES_tradnl"/>
        </w:rPr>
      </w:pPr>
      <w:r w:rsidRPr="00F5604F">
        <w:rPr>
          <w:lang w:val="es-ES_tradnl"/>
        </w:rPr>
        <w:t>Se definen dos escenarios con el fin de cuantificar el impacto del data leakage:</w:t>
      </w:r>
    </w:p>
    <w:p w14:paraId="354AD386" w14:textId="1A2C0236" w:rsidR="003C0D16" w:rsidRPr="00F5604F" w:rsidRDefault="00905BA8">
      <w:pPr>
        <w:spacing w:before="80" w:after="60"/>
        <w:rPr>
          <w:lang w:val="es-ES_tradnl"/>
        </w:rPr>
      </w:pPr>
      <w:r w:rsidRPr="00F5604F">
        <w:rPr>
          <w:b/>
          <w:bCs/>
          <w:lang w:val="es-ES_tradnl"/>
        </w:rPr>
        <w:t xml:space="preserve">Escenario A (referencia): </w:t>
      </w:r>
      <w:r w:rsidRPr="00F5604F">
        <w:rPr>
          <w:lang w:val="es-ES_tradnl"/>
        </w:rPr>
        <w:t xml:space="preserve">el dataset incluye recoveries durante todo el pipeline. CatBoost se entrena con esta variable presente. Replica, en términos generales, el entorno del trabajo de </w:t>
      </w:r>
      <w:r w:rsidR="002C1BA1" w:rsidRPr="002C1BA1">
        <w:rPr>
          <w:lang w:val="es-ES_tradnl"/>
        </w:rPr>
        <w:t>Jaramillo et al</w:t>
      </w:r>
      <w:r w:rsidRPr="00F5604F">
        <w:rPr>
          <w:lang w:val="es-ES_tradnl"/>
        </w:rPr>
        <w:t xml:space="preserve">. </w:t>
      </w:r>
      <w:r w:rsidR="002C1BA1">
        <w:rPr>
          <w:lang w:val="es-ES_tradnl"/>
        </w:rPr>
        <w:t xml:space="preserve">(2024). </w:t>
      </w:r>
      <w:r w:rsidRPr="00F5604F">
        <w:rPr>
          <w:lang w:val="es-ES_tradnl"/>
        </w:rPr>
        <w:t>Los resultados de este escenario ilustran cómo el leakage distorsiona la extracción de reglas.</w:t>
      </w:r>
    </w:p>
    <w:p w14:paraId="12A181AA" w14:textId="77777777" w:rsidR="003C0D16" w:rsidRPr="00F5604F" w:rsidRDefault="00905BA8">
      <w:pPr>
        <w:spacing w:before="60" w:after="80"/>
        <w:rPr>
          <w:lang w:val="es-ES_tradnl"/>
        </w:rPr>
      </w:pPr>
      <w:r w:rsidRPr="00F5604F">
        <w:rPr>
          <w:b/>
          <w:bCs/>
          <w:lang w:val="es-ES_tradnl"/>
        </w:rPr>
        <w:t xml:space="preserve">Escenario B (definitivo): </w:t>
      </w:r>
      <w:r w:rsidRPr="00F5604F">
        <w:rPr>
          <w:lang w:val="es-ES_tradnl"/>
        </w:rPr>
        <w:t>recoveries se elimina antes de cualquier entrenamiento. CatBoost se reentrena sin esta variable. Es el escenario metodológicamente correcto y el que se adopta como contribución principal de este trabajo.</w:t>
      </w:r>
    </w:p>
    <w:p w14:paraId="58F82342" w14:textId="4D3EA138" w:rsidR="003C0D16" w:rsidRPr="00F5604F" w:rsidRDefault="006303F0">
      <w:pPr>
        <w:pStyle w:val="Ttulo2"/>
        <w:rPr>
          <w:lang w:val="es-ES_tradnl"/>
        </w:rPr>
      </w:pPr>
      <w:r>
        <w:rPr>
          <w:lang w:val="es-ES_tradnl"/>
        </w:rPr>
        <w:lastRenderedPageBreak/>
        <w:t>4.4 Selección de la Configuración Óptima: Frontera de Pareto</w:t>
      </w:r>
    </w:p>
    <w:p w14:paraId="426D8646" w14:textId="1FEBDCE8" w:rsidR="003C0D16" w:rsidRPr="00F5604F" w:rsidRDefault="00905BA8">
      <w:pPr>
        <w:spacing w:after="120"/>
        <w:jc w:val="both"/>
        <w:rPr>
          <w:lang w:val="es-ES_tradnl"/>
        </w:rPr>
      </w:pPr>
      <w:r w:rsidRPr="00F5604F">
        <w:rPr>
          <w:lang w:val="es-ES_tradnl"/>
        </w:rPr>
        <w:t xml:space="preserve">Existe una tensión intrínseca entre la compresión del modelo (pocas reglas, REDU alto) y el rendimiento predictivo (F1 alto): reducir demasiado el número de reglas implica perder capacidad de discriminación. </w:t>
      </w:r>
      <w:commentRangeStart w:id="80"/>
      <w:commentRangeStart w:id="81"/>
      <w:r w:rsidRPr="00F5604F">
        <w:rPr>
          <w:lang w:val="es-ES_tradnl"/>
        </w:rPr>
        <w:t>Para resolver esta tensión de forma objetiva, se construye la frontera de Pareto en el espacio (n_reglas, F1_test)</w:t>
      </w:r>
      <w:r w:rsidR="00487AC1">
        <w:rPr>
          <w:lang w:val="es-ES_tradnl"/>
        </w:rPr>
        <w:t xml:space="preserve"> (Deb, 2001; Miettinen, 1999)</w:t>
      </w:r>
      <w:r w:rsidRPr="00F5604F">
        <w:rPr>
          <w:lang w:val="es-ES_tradnl"/>
        </w:rPr>
        <w:t>.</w:t>
      </w:r>
    </w:p>
    <w:p w14:paraId="7EC50976" w14:textId="77777777" w:rsidR="003C0D16" w:rsidRPr="00F5604F" w:rsidRDefault="00905BA8">
      <w:pPr>
        <w:spacing w:after="120"/>
        <w:jc w:val="both"/>
        <w:rPr>
          <w:lang w:val="es-ES_tradnl"/>
        </w:rPr>
      </w:pPr>
      <w:r w:rsidRPr="00F5604F">
        <w:rPr>
          <w:lang w:val="es-ES_tradnl"/>
        </w:rPr>
        <w:t xml:space="preserve">Un punto es Pareto-óptimo si no existe otra configuración que lo domine simultáneamente en ambas dimensiones (menos reglas y mayor F1). </w:t>
      </w:r>
      <w:commentRangeEnd w:id="80"/>
      <w:r w:rsidR="006D6CC8" w:rsidRPr="00F5604F">
        <w:rPr>
          <w:rStyle w:val="Refdecomentario"/>
          <w:sz w:val="24"/>
          <w:szCs w:val="24"/>
          <w:lang w:val="es-ES_tradnl"/>
        </w:rPr>
        <w:commentReference w:id="80"/>
      </w:r>
      <w:commentRangeEnd w:id="81"/>
      <w:r w:rsidR="00487AC1" w:rsidRPr="00F5604F">
        <w:rPr>
          <w:rStyle w:val="Refdecomentario"/>
          <w:sz w:val="24"/>
          <w:szCs w:val="24"/>
          <w:lang w:val="es-ES_tradnl"/>
        </w:rPr>
        <w:commentReference w:id="81"/>
      </w:r>
      <w:r w:rsidRPr="00F5604F">
        <w:rPr>
          <w:lang w:val="es-ES_tradnl"/>
        </w:rPr>
        <w:t>Una vez identificados los puntos Pareto-óptimos, se selecciona el punto situado inmediatamente por encima del codo de la curva: el codo es el punto donde la ganancia marginal de F1 cae más abruptamente al aumentar el número de reglas. Este criterio favorece el equilibrio entre compresión e interpretabilidad, descartando el tramo donde añadir reglas adicionales aporta rendimiento despreciable.</w:t>
      </w:r>
    </w:p>
    <w:p w14:paraId="6808F27E" w14:textId="1E056959" w:rsidR="003C0D16" w:rsidRPr="00F5604F" w:rsidRDefault="006303F0">
      <w:pPr>
        <w:pStyle w:val="Ttulo2"/>
        <w:rPr>
          <w:lang w:val="es-ES_tradnl"/>
        </w:rPr>
      </w:pPr>
      <w:r>
        <w:rPr>
          <w:lang w:val="es-ES_tradnl"/>
        </w:rPr>
        <w:t>4.5 Traducción Conceptual a Términos Lingüísticos</w:t>
      </w:r>
    </w:p>
    <w:p w14:paraId="3A4BCAED" w14:textId="13566C89" w:rsidR="003C0D16" w:rsidRPr="00F5604F" w:rsidRDefault="006303F0">
      <w:pPr>
        <w:spacing w:after="120"/>
        <w:jc w:val="both"/>
        <w:rPr>
          <w:lang w:val="es-ES_tradnl"/>
        </w:rPr>
      </w:pPr>
      <w:r w:rsidRPr="006303F0">
        <w:rPr>
          <w:lang w:val="es-ES_tradnl"/>
        </w:rPr>
        <w:t>Como último paso metodológico se define un procedimiento para traducir las reglas crisp resultantes a términos lingüísticos, con el fin de ilustrar cómo podrían integrarse en un FIS de Mamdani. El procedimiento consta de tres pasos: (1) identificar las variables que aparecen en las condiciones de las reglas seleccionadas; (2) asignar a cada umbral numérico una etiqueta lingüística interpretable (e.g., ALTO, MODERADO, BAJO), coherente con el dominio crediticio; y (3) reexpresar cada regla como una proposición SI–ENTONCES en lenguaje natural. Las reglas finalmente seleccionadas y su traducción lingüística se presentan en la Sección 5.</w:t>
      </w:r>
    </w:p>
    <w:p w14:paraId="19762F2B" w14:textId="3B736FDB" w:rsidR="003C0D16" w:rsidRPr="00F5604F" w:rsidRDefault="00905BA8">
      <w:pPr>
        <w:spacing w:after="120"/>
        <w:jc w:val="both"/>
        <w:rPr>
          <w:lang w:val="es-ES_tradnl"/>
        </w:rPr>
      </w:pPr>
      <w:r w:rsidRPr="00F5604F">
        <w:rPr>
          <w:lang w:val="es-ES_tradnl"/>
        </w:rPr>
        <w:t>Esta traducción es conceptual y no constituye un FIS implementado. Su objetivo es mostrar que el resultado de RuleCOSI+ es directamente compatible con la semántica de los sistemas difusos</w:t>
      </w:r>
      <w:r w:rsidR="002C1BA1" w:rsidRPr="002C1BA1">
        <w:rPr>
          <w:lang w:val="es-ES_tradnl"/>
        </w:rPr>
        <w:t>.</w:t>
      </w:r>
    </w:p>
    <w:p w14:paraId="65FC4429" w14:textId="3B1CF174" w:rsidR="003C0D16" w:rsidRPr="00F5604F" w:rsidRDefault="006303F0">
      <w:pPr>
        <w:pStyle w:val="Ttulo2"/>
        <w:rPr>
          <w:lang w:val="es-ES_tradnl"/>
        </w:rPr>
      </w:pPr>
      <w:r>
        <w:rPr>
          <w:lang w:val="es-ES_tradnl"/>
        </w:rPr>
        <w:t>4.6 Implementación</w:t>
      </w:r>
    </w:p>
    <w:p w14:paraId="19CFB3EF" w14:textId="77777777" w:rsidR="003C0D16" w:rsidRPr="00F5604F" w:rsidRDefault="00905BA8">
      <w:pPr>
        <w:spacing w:after="120"/>
        <w:jc w:val="both"/>
        <w:rPr>
          <w:lang w:val="es-ES_tradnl"/>
        </w:rPr>
      </w:pPr>
      <w:r w:rsidRPr="00F5604F">
        <w:rPr>
          <w:lang w:val="es-ES_tradnl"/>
        </w:rPr>
        <w:t xml:space="preserve">El código de la solución se organiza en un único script principal (main.py) que implementa el pipeline completo: carga de datos, preprocesamiento, eliminación de recoveries, partición anti-leakage, entrenamiento de tres modelos base, selección de CatBoost, evaluación sobre X_test, y entrenamiento e inferencia de RuleCOSI+ con la configuración Pareto-óptima. </w:t>
      </w:r>
      <w:commentRangeStart w:id="82"/>
      <w:r w:rsidRPr="00F5604F">
        <w:rPr>
          <w:lang w:val="es-ES_tradnl"/>
        </w:rPr>
        <w:t xml:space="preserve">El notebook cosi_experimental_grid_v3.ipynb </w:t>
      </w:r>
      <w:commentRangeEnd w:id="82"/>
      <w:r w:rsidR="006D6CC8" w:rsidRPr="00F5604F">
        <w:rPr>
          <w:rStyle w:val="Refdecomentario"/>
          <w:sz w:val="24"/>
          <w:szCs w:val="24"/>
          <w:lang w:val="es-ES_tradnl"/>
        </w:rPr>
        <w:commentReference w:id="82"/>
      </w:r>
      <w:r w:rsidRPr="00F5604F">
        <w:rPr>
          <w:lang w:val="es-ES_tradnl"/>
        </w:rPr>
        <w:t>implementa el grid de búsqueda de 24 configuraciones y genera la frontera de Pareto en los dos escenarios.</w:t>
      </w:r>
    </w:p>
    <w:p w14:paraId="5036A5E6" w14:textId="77777777" w:rsidR="003C0D16" w:rsidRPr="00F5604F" w:rsidRDefault="00905BA8">
      <w:pPr>
        <w:rPr>
          <w:lang w:val="es-ES_tradnl"/>
        </w:rPr>
      </w:pPr>
      <w:r w:rsidRPr="00F5604F">
        <w:rPr>
          <w:lang w:val="es-ES_tradnl"/>
        </w:rPr>
        <w:br w:type="page"/>
      </w:r>
    </w:p>
    <w:p w14:paraId="5B874CBC" w14:textId="77777777" w:rsidR="003C0D16" w:rsidRPr="00F5604F" w:rsidRDefault="00905BA8">
      <w:pPr>
        <w:pStyle w:val="Ttulo1"/>
        <w:rPr>
          <w:lang w:val="es-ES_tradnl"/>
        </w:rPr>
      </w:pPr>
      <w:r w:rsidRPr="00F5604F">
        <w:rPr>
          <w:lang w:val="es-ES_tradnl"/>
        </w:rPr>
        <w:lastRenderedPageBreak/>
        <w:t xml:space="preserve">5. </w:t>
      </w:r>
      <w:commentRangeStart w:id="83"/>
      <w:commentRangeStart w:id="84"/>
      <w:r w:rsidRPr="00F5604F">
        <w:rPr>
          <w:lang w:val="es-ES_tradnl"/>
        </w:rPr>
        <w:t xml:space="preserve">Resultados </w:t>
      </w:r>
      <w:commentRangeEnd w:id="83"/>
      <w:r w:rsidR="006D6CC8" w:rsidRPr="00F5604F">
        <w:rPr>
          <w:rStyle w:val="Refdecomentario"/>
          <w:sz w:val="32"/>
          <w:szCs w:val="32"/>
          <w:lang w:val="es-ES_tradnl"/>
        </w:rPr>
        <w:commentReference w:id="83"/>
      </w:r>
      <w:commentRangeEnd w:id="84"/>
      <w:r w:rsidR="006303F0" w:rsidRPr="00F5604F">
        <w:rPr>
          <w:rStyle w:val="Refdecomentario"/>
          <w:sz w:val="32"/>
          <w:szCs w:val="32"/>
          <w:lang w:val="es-ES_tradnl"/>
        </w:rPr>
        <w:commentReference w:id="84"/>
      </w:r>
      <w:r w:rsidRPr="00F5604F">
        <w:rPr>
          <w:lang w:val="es-ES_tradnl"/>
        </w:rPr>
        <w:t>y Discusión</w:t>
      </w:r>
    </w:p>
    <w:p w14:paraId="4943A56A" w14:textId="5C8CDA5B" w:rsidR="003C0D16" w:rsidRPr="00F5604F" w:rsidRDefault="006303F0">
      <w:pPr>
        <w:pStyle w:val="Ttulo2"/>
        <w:rPr>
          <w:lang w:val="es-ES_tradnl"/>
        </w:rPr>
      </w:pPr>
      <w:r w:rsidRPr="006303F0">
        <w:rPr>
          <w:lang w:val="es-ES_tradnl"/>
        </w:rPr>
        <w:t>5.1 Escenario A: Grid de Búsqueda con recoveries</w:t>
      </w:r>
    </w:p>
    <w:p w14:paraId="432DB883" w14:textId="36C124E5" w:rsidR="003C0D16" w:rsidRPr="00F5604F" w:rsidRDefault="00905BA8">
      <w:pPr>
        <w:spacing w:after="120"/>
        <w:jc w:val="both"/>
        <w:rPr>
          <w:lang w:val="es-ES_tradnl"/>
        </w:rPr>
      </w:pPr>
      <w:r w:rsidRPr="00F5604F">
        <w:rPr>
          <w:lang w:val="es-ES_tradnl"/>
        </w:rPr>
        <w:t xml:space="preserve">El Escenario A replica el entorno del trabajo de </w:t>
      </w:r>
      <w:r w:rsidR="002C1BA1" w:rsidRPr="002C1BA1">
        <w:rPr>
          <w:lang w:val="es-ES_tradnl"/>
        </w:rPr>
        <w:t>Jaramillo et al.</w:t>
      </w:r>
      <w:commentRangeStart w:id="85"/>
      <w:commentRangeStart w:id="86"/>
      <w:r w:rsidRPr="00F5604F">
        <w:rPr>
          <w:lang w:val="es-ES_tradnl"/>
        </w:rPr>
        <w:t xml:space="preserve"> </w:t>
      </w:r>
      <w:commentRangeEnd w:id="85"/>
      <w:r w:rsidR="006D6CC8" w:rsidRPr="00F5604F">
        <w:rPr>
          <w:rStyle w:val="Refdecomentario"/>
          <w:sz w:val="24"/>
          <w:szCs w:val="24"/>
          <w:lang w:val="es-ES_tradnl"/>
        </w:rPr>
        <w:commentReference w:id="85"/>
      </w:r>
      <w:commentRangeEnd w:id="86"/>
      <w:r w:rsidR="002C1BA1" w:rsidRPr="00F5604F">
        <w:rPr>
          <w:rStyle w:val="Refdecomentario"/>
          <w:sz w:val="24"/>
          <w:szCs w:val="24"/>
          <w:lang w:val="es-ES_tradnl"/>
        </w:rPr>
        <w:commentReference w:id="86"/>
      </w:r>
      <w:r w:rsidRPr="00F5604F">
        <w:rPr>
          <w:lang w:val="es-ES_tradnl"/>
        </w:rPr>
        <w:t xml:space="preserve">al incluir recoveries en el dataset. La Tabla </w:t>
      </w:r>
      <w:r w:rsidR="006303F0" w:rsidRPr="006303F0">
        <w:rPr>
          <w:lang w:val="es-ES_tradnl"/>
        </w:rPr>
        <w:t>2</w:t>
      </w:r>
      <w:r w:rsidRPr="00F5604F">
        <w:rPr>
          <w:lang w:val="es-ES_tradnl"/>
        </w:rPr>
        <w:t xml:space="preserve"> resume los resultados representativos del grid para los valores de α y β más informativos (c varía pero no produce diferencias significativas en n_reglas para este escenario).</w:t>
      </w:r>
    </w:p>
    <w:p w14:paraId="4C0C4DBC" w14:textId="77777777" w:rsidR="003C0D16" w:rsidRPr="00F5604F" w:rsidRDefault="003C0D16">
      <w:pPr>
        <w:spacing w:after="80"/>
        <w:rPr>
          <w:lang w:val="es-ES_tradnl"/>
        </w:rPr>
      </w:pPr>
    </w:p>
    <w:p w14:paraId="66B6B294" w14:textId="0679E73D" w:rsidR="00EA64DB" w:rsidRPr="00EA64DB" w:rsidRDefault="00EA64DB" w:rsidP="00EA64DB">
      <w:pPr>
        <w:rPr>
          <w:i/>
        </w:rPr>
      </w:pPr>
      <w:r w:rsidRPr="00EA64DB">
        <w:rPr>
          <w:i/>
        </w:rPr>
        <w:t xml:space="preserve">Tabla </w:t>
      </w:r>
      <w:r w:rsidR="006303F0" w:rsidRPr="006303F0">
        <w:rPr>
          <w:i/>
        </w:rPr>
        <w:t>2</w:t>
      </w:r>
      <w:r w:rsidRPr="00EA64DB">
        <w:rPr>
          <w:i/>
        </w:rPr>
        <w:t>. Resultados representativos del grid de búsqueda en el Escenario A (con recoveries).</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8"/>
        <w:gridCol w:w="1199"/>
        <w:gridCol w:w="1195"/>
        <w:gridCol w:w="1189"/>
        <w:gridCol w:w="1391"/>
        <w:gridCol w:w="864"/>
      </w:tblGrid>
      <w:tr w:rsidR="003C0D16" w:rsidRPr="00F5604F" w14:paraId="710AA158" w14:textId="77777777">
        <w:trPr>
          <w:tblHeader/>
        </w:trPr>
        <w:tc>
          <w:tcPr>
            <w:tcW w:w="12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0F0EFE77" w14:textId="77777777" w:rsidR="003C0D16" w:rsidRPr="00F5604F" w:rsidRDefault="00905BA8">
            <w:pPr>
              <w:jc w:val="center"/>
              <w:rPr>
                <w:lang w:val="es-ES_tradnl"/>
              </w:rPr>
            </w:pPr>
            <w:r w:rsidRPr="00F5604F">
              <w:rPr>
                <w:b/>
                <w:bCs/>
                <w:sz w:val="22"/>
                <w:szCs w:val="22"/>
                <w:lang w:val="es-ES_tradnl"/>
              </w:rPr>
              <w:t>α (conf)</w:t>
            </w:r>
          </w:p>
        </w:tc>
        <w:tc>
          <w:tcPr>
            <w:tcW w:w="12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4D44D48D" w14:textId="77777777" w:rsidR="003C0D16" w:rsidRPr="00F5604F" w:rsidRDefault="00905BA8">
            <w:pPr>
              <w:jc w:val="center"/>
              <w:rPr>
                <w:lang w:val="es-ES_tradnl"/>
              </w:rPr>
            </w:pPr>
            <w:r w:rsidRPr="00F5604F">
              <w:rPr>
                <w:b/>
                <w:bCs/>
                <w:sz w:val="22"/>
                <w:szCs w:val="22"/>
                <w:lang w:val="es-ES_tradnl"/>
              </w:rPr>
              <w:t>β (cov)</w:t>
            </w:r>
          </w:p>
        </w:tc>
        <w:tc>
          <w:tcPr>
            <w:tcW w:w="12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649AFD56" w14:textId="77777777" w:rsidR="003C0D16" w:rsidRPr="00F5604F" w:rsidRDefault="00905BA8">
            <w:pPr>
              <w:jc w:val="center"/>
              <w:rPr>
                <w:lang w:val="es-ES_tradnl"/>
              </w:rPr>
            </w:pPr>
            <w:r w:rsidRPr="00F5604F">
              <w:rPr>
                <w:b/>
                <w:bCs/>
                <w:sz w:val="22"/>
                <w:szCs w:val="22"/>
                <w:lang w:val="es-ES_tradnl"/>
              </w:rPr>
              <w:t>n_reglas</w:t>
            </w:r>
          </w:p>
        </w:tc>
        <w:tc>
          <w:tcPr>
            <w:tcW w:w="12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28F5BD76" w14:textId="77777777" w:rsidR="003C0D16" w:rsidRPr="00F5604F" w:rsidRDefault="00905BA8">
            <w:pPr>
              <w:jc w:val="center"/>
              <w:rPr>
                <w:lang w:val="es-ES_tradnl"/>
              </w:rPr>
            </w:pPr>
            <w:r w:rsidRPr="00F5604F">
              <w:rPr>
                <w:b/>
                <w:bCs/>
                <w:sz w:val="22"/>
                <w:szCs w:val="22"/>
                <w:lang w:val="es-ES_tradnl"/>
              </w:rPr>
              <w:t>F1-score</w:t>
            </w:r>
          </w:p>
        </w:tc>
        <w:tc>
          <w:tcPr>
            <w:tcW w:w="14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76721CF3" w14:textId="77777777" w:rsidR="003C0D16" w:rsidRPr="00F5604F" w:rsidRDefault="00905BA8">
            <w:pPr>
              <w:jc w:val="center"/>
              <w:rPr>
                <w:lang w:val="es-ES_tradnl"/>
              </w:rPr>
            </w:pPr>
            <w:r w:rsidRPr="00F5604F">
              <w:rPr>
                <w:b/>
                <w:bCs/>
                <w:sz w:val="22"/>
                <w:szCs w:val="22"/>
                <w:lang w:val="es-ES_tradnl"/>
              </w:rPr>
              <w:t>% vs CatBoost</w:t>
            </w:r>
          </w:p>
        </w:tc>
        <w:tc>
          <w:tcPr>
            <w:tcW w:w="826"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12CD8241" w14:textId="77777777" w:rsidR="003C0D16" w:rsidRPr="00F5604F" w:rsidRDefault="00905BA8">
            <w:pPr>
              <w:jc w:val="center"/>
              <w:rPr>
                <w:lang w:val="es-ES_tradnl"/>
              </w:rPr>
            </w:pPr>
            <w:r w:rsidRPr="00F5604F">
              <w:rPr>
                <w:b/>
                <w:bCs/>
                <w:sz w:val="22"/>
                <w:szCs w:val="22"/>
                <w:lang w:val="es-ES_tradnl"/>
              </w:rPr>
              <w:t>REDU</w:t>
            </w:r>
          </w:p>
        </w:tc>
      </w:tr>
      <w:tr w:rsidR="003C0D16" w:rsidRPr="00F5604F" w14:paraId="07267F4B"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DCB3D7" w14:textId="77777777" w:rsidR="003C0D16" w:rsidRPr="00F5604F" w:rsidRDefault="00905BA8">
            <w:pPr>
              <w:rPr>
                <w:lang w:val="es-ES_tradnl"/>
              </w:rPr>
            </w:pPr>
            <w:r w:rsidRPr="00F5604F">
              <w:rPr>
                <w:sz w:val="22"/>
                <w:szCs w:val="22"/>
                <w:lang w:val="es-ES_tradnl"/>
              </w:rPr>
              <w:t>0,50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EC1726" w14:textId="77777777" w:rsidR="003C0D16" w:rsidRPr="00F5604F" w:rsidRDefault="00905BA8">
            <w:pPr>
              <w:jc w:val="center"/>
              <w:rPr>
                <w:lang w:val="es-ES_tradnl"/>
              </w:rPr>
            </w:pPr>
            <w:r w:rsidRPr="00F5604F">
              <w:rPr>
                <w:sz w:val="22"/>
                <w:szCs w:val="22"/>
                <w:lang w:val="es-ES_tradnl"/>
              </w:rPr>
              <w:t>0,00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40D0B0" w14:textId="77777777" w:rsidR="003C0D16" w:rsidRPr="00F5604F" w:rsidRDefault="00905BA8">
            <w:pPr>
              <w:jc w:val="center"/>
              <w:rPr>
                <w:lang w:val="es-ES_tradnl"/>
              </w:rPr>
            </w:pPr>
            <w:r w:rsidRPr="00F5604F">
              <w:rPr>
                <w:sz w:val="22"/>
                <w:szCs w:val="22"/>
                <w:lang w:val="es-ES_tradnl"/>
              </w:rPr>
              <w:t>30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92DF81" w14:textId="77777777" w:rsidR="003C0D16" w:rsidRPr="00F5604F" w:rsidRDefault="00905BA8">
            <w:pPr>
              <w:jc w:val="center"/>
              <w:rPr>
                <w:lang w:val="es-ES_tradnl"/>
              </w:rPr>
            </w:pPr>
            <w:r w:rsidRPr="00F5604F">
              <w:rPr>
                <w:sz w:val="22"/>
                <w:szCs w:val="22"/>
                <w:lang w:val="es-ES_tradnl"/>
              </w:rPr>
              <w:t>0,8835</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954376" w14:textId="77777777" w:rsidR="003C0D16" w:rsidRPr="00F5604F" w:rsidRDefault="00905BA8">
            <w:pPr>
              <w:jc w:val="center"/>
              <w:rPr>
                <w:lang w:val="es-ES_tradnl"/>
              </w:rPr>
            </w:pPr>
            <w:r w:rsidRPr="00F5604F">
              <w:rPr>
                <w:sz w:val="22"/>
                <w:szCs w:val="22"/>
                <w:lang w:val="es-ES_tradnl"/>
              </w:rPr>
              <w:t>99,7 %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49D96A" w14:textId="77777777" w:rsidR="003C0D16" w:rsidRPr="00F5604F" w:rsidRDefault="00905BA8">
            <w:pPr>
              <w:jc w:val="center"/>
              <w:rPr>
                <w:lang w:val="es-ES_tradnl"/>
              </w:rPr>
            </w:pPr>
            <w:r w:rsidRPr="00F5604F">
              <w:rPr>
                <w:sz w:val="22"/>
                <w:szCs w:val="22"/>
                <w:lang w:val="es-ES_tradnl"/>
              </w:rPr>
              <w:t>0,9900</w:t>
            </w:r>
          </w:p>
        </w:tc>
      </w:tr>
      <w:tr w:rsidR="003C0D16" w:rsidRPr="00F5604F" w14:paraId="1AB5A61D"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EE142B" w14:textId="77777777" w:rsidR="003C0D16" w:rsidRPr="00F5604F" w:rsidRDefault="00905BA8">
            <w:pPr>
              <w:rPr>
                <w:lang w:val="es-ES_tradnl"/>
              </w:rPr>
            </w:pPr>
            <w:r w:rsidRPr="00F5604F">
              <w:rPr>
                <w:sz w:val="22"/>
                <w:szCs w:val="22"/>
                <w:lang w:val="es-ES_tradnl"/>
              </w:rPr>
              <w:t>0,50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88B11A" w14:textId="77777777" w:rsidR="003C0D16" w:rsidRPr="00F5604F" w:rsidRDefault="00905BA8">
            <w:pPr>
              <w:jc w:val="center"/>
              <w:rPr>
                <w:lang w:val="es-ES_tradnl"/>
              </w:rPr>
            </w:pPr>
            <w:r w:rsidRPr="00F5604F">
              <w:rPr>
                <w:sz w:val="22"/>
                <w:szCs w:val="22"/>
                <w:lang w:val="es-ES_tradnl"/>
              </w:rPr>
              <w:t>0,01</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FF1978" w14:textId="77777777" w:rsidR="003C0D16" w:rsidRPr="00F5604F" w:rsidRDefault="00905BA8">
            <w:pPr>
              <w:jc w:val="center"/>
              <w:rPr>
                <w:lang w:val="es-ES_tradnl"/>
              </w:rPr>
            </w:pPr>
            <w:r w:rsidRPr="00F5604F">
              <w:rPr>
                <w:sz w:val="22"/>
                <w:szCs w:val="22"/>
                <w:lang w:val="es-ES_tradnl"/>
              </w:rPr>
              <w:t>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81076D" w14:textId="77777777" w:rsidR="003C0D16" w:rsidRPr="00F5604F" w:rsidRDefault="00905BA8">
            <w:pPr>
              <w:jc w:val="center"/>
              <w:rPr>
                <w:lang w:val="es-ES_tradnl"/>
              </w:rPr>
            </w:pPr>
            <w:r w:rsidRPr="00F5604F">
              <w:rPr>
                <w:sz w:val="22"/>
                <w:szCs w:val="22"/>
                <w:lang w:val="es-ES_tradnl"/>
              </w:rPr>
              <w:t>0,8810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06E3F3" w14:textId="77777777" w:rsidR="003C0D16" w:rsidRPr="00F5604F" w:rsidRDefault="00905BA8">
            <w:pPr>
              <w:jc w:val="center"/>
              <w:rPr>
                <w:lang w:val="es-ES_tradnl"/>
              </w:rPr>
            </w:pPr>
            <w:r w:rsidRPr="00F5604F">
              <w:rPr>
                <w:sz w:val="22"/>
                <w:szCs w:val="22"/>
                <w:lang w:val="es-ES_tradnl"/>
              </w:rPr>
              <w:t>99,4 %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3A4CA" w14:textId="77777777" w:rsidR="003C0D16" w:rsidRPr="00F5604F" w:rsidRDefault="00905BA8">
            <w:pPr>
              <w:jc w:val="center"/>
              <w:rPr>
                <w:lang w:val="es-ES_tradnl"/>
              </w:rPr>
            </w:pPr>
            <w:r w:rsidRPr="00F5604F">
              <w:rPr>
                <w:sz w:val="22"/>
                <w:szCs w:val="22"/>
                <w:lang w:val="es-ES_tradnl"/>
              </w:rPr>
              <w:t>0,9987</w:t>
            </w:r>
          </w:p>
        </w:tc>
      </w:tr>
      <w:tr w:rsidR="003C0D16" w:rsidRPr="00F5604F" w14:paraId="0AEF428B"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B25A03" w14:textId="77777777" w:rsidR="003C0D16" w:rsidRPr="00F5604F" w:rsidRDefault="00905BA8">
            <w:pPr>
              <w:rPr>
                <w:lang w:val="es-ES_tradnl"/>
              </w:rPr>
            </w:pPr>
            <w:r w:rsidRPr="00F5604F">
              <w:rPr>
                <w:sz w:val="22"/>
                <w:szCs w:val="22"/>
                <w:lang w:val="es-ES_tradnl"/>
              </w:rPr>
              <w:t>0,50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33F6C2" w14:textId="77777777" w:rsidR="003C0D16" w:rsidRPr="00F5604F" w:rsidRDefault="00905BA8">
            <w:pPr>
              <w:jc w:val="center"/>
              <w:rPr>
                <w:lang w:val="es-ES_tradnl"/>
              </w:rPr>
            </w:pPr>
            <w:r w:rsidRPr="00F5604F">
              <w:rPr>
                <w:sz w:val="22"/>
                <w:szCs w:val="22"/>
                <w:lang w:val="es-ES_tradnl"/>
              </w:rPr>
              <w:t>0,10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8E703A" w14:textId="77777777" w:rsidR="003C0D16" w:rsidRPr="00F5604F" w:rsidRDefault="00905BA8">
            <w:pPr>
              <w:jc w:val="center"/>
              <w:rPr>
                <w:lang w:val="es-ES_tradnl"/>
              </w:rPr>
            </w:pPr>
            <w:r w:rsidRPr="00F5604F">
              <w:rPr>
                <w:sz w:val="22"/>
                <w:szCs w:val="22"/>
                <w:lang w:val="es-ES_tradnl"/>
              </w:rPr>
              <w:t>3</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7455A8" w14:textId="77777777" w:rsidR="003C0D16" w:rsidRPr="00F5604F" w:rsidRDefault="00905BA8">
            <w:pPr>
              <w:jc w:val="center"/>
              <w:rPr>
                <w:lang w:val="es-ES_tradnl"/>
              </w:rPr>
            </w:pPr>
            <w:r w:rsidRPr="00F5604F">
              <w:rPr>
                <w:sz w:val="22"/>
                <w:szCs w:val="22"/>
                <w:lang w:val="es-ES_tradnl"/>
              </w:rPr>
              <w:t>0,8691</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070025" w14:textId="77777777" w:rsidR="003C0D16" w:rsidRPr="00F5604F" w:rsidRDefault="00905BA8">
            <w:pPr>
              <w:jc w:val="center"/>
              <w:rPr>
                <w:lang w:val="es-ES_tradnl"/>
              </w:rPr>
            </w:pPr>
            <w:r w:rsidRPr="00F5604F">
              <w:rPr>
                <w:sz w:val="22"/>
                <w:szCs w:val="22"/>
                <w:lang w:val="es-ES_tradnl"/>
              </w:rPr>
              <w:t>98,0 %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9D7DC8" w14:textId="77777777" w:rsidR="003C0D16" w:rsidRPr="00F5604F" w:rsidRDefault="00905BA8">
            <w:pPr>
              <w:jc w:val="center"/>
              <w:rPr>
                <w:lang w:val="es-ES_tradnl"/>
              </w:rPr>
            </w:pPr>
            <w:r w:rsidRPr="00F5604F">
              <w:rPr>
                <w:sz w:val="22"/>
                <w:szCs w:val="22"/>
                <w:lang w:val="es-ES_tradnl"/>
              </w:rPr>
              <w:t>0,9990</w:t>
            </w:r>
          </w:p>
        </w:tc>
      </w:tr>
      <w:tr w:rsidR="003C0D16" w:rsidRPr="00F5604F" w14:paraId="392DBEAC" w14:textId="77777777">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D87CA8" w14:textId="77777777" w:rsidR="003C0D16" w:rsidRPr="00F5604F" w:rsidRDefault="00905BA8">
            <w:pPr>
              <w:rPr>
                <w:lang w:val="es-ES_tradnl"/>
              </w:rPr>
            </w:pPr>
            <w:r w:rsidRPr="00F5604F">
              <w:rPr>
                <w:sz w:val="22"/>
                <w:szCs w:val="22"/>
                <w:lang w:val="es-ES_tradnl"/>
              </w:rPr>
              <w:t>0,95</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32E84F" w14:textId="77777777" w:rsidR="003C0D16" w:rsidRPr="00F5604F" w:rsidRDefault="00905BA8">
            <w:pPr>
              <w:jc w:val="center"/>
              <w:rPr>
                <w:lang w:val="es-ES_tradnl"/>
              </w:rPr>
            </w:pPr>
            <w:r w:rsidRPr="00F5604F">
              <w:rPr>
                <w:sz w:val="22"/>
                <w:szCs w:val="22"/>
                <w:lang w:val="es-ES_tradnl"/>
              </w:rPr>
              <w:t>cualquiera</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071024" w14:textId="77777777" w:rsidR="003C0D16" w:rsidRPr="00F5604F" w:rsidRDefault="00905BA8">
            <w:pPr>
              <w:jc w:val="center"/>
              <w:rPr>
                <w:lang w:val="es-ES_tradnl"/>
              </w:rPr>
            </w:pPr>
            <w:r w:rsidRPr="00F5604F">
              <w:rPr>
                <w:sz w:val="22"/>
                <w:szCs w:val="22"/>
                <w:lang w:val="es-ES_tradnl"/>
              </w:rPr>
              <w:t>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030F11" w14:textId="77777777" w:rsidR="003C0D16" w:rsidRPr="00F5604F" w:rsidRDefault="00905BA8">
            <w:pPr>
              <w:jc w:val="center"/>
              <w:rPr>
                <w:lang w:val="es-ES_tradnl"/>
              </w:rPr>
            </w:pPr>
            <w:r w:rsidRPr="00F5604F">
              <w:rPr>
                <w:sz w:val="22"/>
                <w:szCs w:val="22"/>
                <w:lang w:val="es-ES_tradnl"/>
              </w:rPr>
              <w:t>0,0000</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65DEC8" w14:textId="77777777" w:rsidR="003C0D16" w:rsidRPr="00F5604F" w:rsidRDefault="00905BA8">
            <w:pPr>
              <w:jc w:val="center"/>
              <w:rPr>
                <w:lang w:val="es-ES_tradnl"/>
              </w:rPr>
            </w:pPr>
            <w:r w:rsidRPr="00F5604F">
              <w:rPr>
                <w:sz w:val="22"/>
                <w:szCs w:val="22"/>
                <w:lang w:val="es-ES_tradnl"/>
              </w:rPr>
              <w:t>0,0 %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20962A" w14:textId="77777777" w:rsidR="003C0D16" w:rsidRPr="00F5604F" w:rsidRDefault="00905BA8">
            <w:pPr>
              <w:jc w:val="center"/>
              <w:rPr>
                <w:lang w:val="es-ES_tradnl"/>
              </w:rPr>
            </w:pPr>
            <w:r w:rsidRPr="00F5604F">
              <w:rPr>
                <w:sz w:val="22"/>
                <w:szCs w:val="22"/>
                <w:lang w:val="es-ES_tradnl"/>
              </w:rPr>
              <w:t>1,0000</w:t>
            </w:r>
          </w:p>
        </w:tc>
      </w:tr>
    </w:tbl>
    <w:p w14:paraId="2AF8983D" w14:textId="77777777" w:rsidR="003C0D16" w:rsidRPr="00F5604F" w:rsidRDefault="003C0D16">
      <w:pPr>
        <w:spacing w:after="80"/>
        <w:rPr>
          <w:lang w:val="es-ES_tradnl"/>
        </w:rPr>
      </w:pPr>
    </w:p>
    <w:p w14:paraId="1DF52824" w14:textId="69B9DAEC" w:rsidR="003C0D16" w:rsidRPr="00F5604F" w:rsidRDefault="00905BA8">
      <w:pPr>
        <w:spacing w:after="120"/>
        <w:jc w:val="both"/>
        <w:rPr>
          <w:lang w:val="es-ES_tradnl"/>
        </w:rPr>
      </w:pPr>
      <w:r w:rsidRPr="00F5604F">
        <w:rPr>
          <w:lang w:val="es-ES_tradnl"/>
        </w:rPr>
        <w:t>El hallazgo más revelador del Escenario A es que ninguna configuración con α = 0,95 produce reglas activas. Esto se explica porque la única condición con confianza ≥ 0,95 en el CatBoost entrenado con recoveries es "IF recoveries &gt; 0,005 THEN class = 1" (confianza = 1,0, cobertura = 0,143). Al elevar el umbral de confianza por encima de este valor, todas las reglas que no involucran recoveries son descartadas. Cuando β filtra también esa regla (por ser post-hoc), no queda ninguna regla válida. Este comportam</w:t>
      </w:r>
      <w:r w:rsidRPr="00F5604F">
        <w:rPr>
          <w:lang w:val="es-ES_tradnl"/>
        </w:rPr>
        <w:t xml:space="preserve">iento confirma que recoveries domina la estructura del modelo de </w:t>
      </w:r>
      <w:r w:rsidR="002C1BA1" w:rsidRPr="002C1BA1">
        <w:rPr>
          <w:lang w:val="es-ES_tradnl"/>
        </w:rPr>
        <w:t>Jaramillo et al.</w:t>
      </w:r>
      <w:r w:rsidRPr="00F5604F">
        <w:rPr>
          <w:lang w:val="es-ES_tradnl"/>
        </w:rPr>
        <w:t xml:space="preserve"> de forma artificial.</w:t>
      </w:r>
    </w:p>
    <w:p w14:paraId="6111A798" w14:textId="5B85CE1F" w:rsidR="003C0D16" w:rsidRPr="00F5604F" w:rsidRDefault="00905BA8">
      <w:pPr>
        <w:pStyle w:val="Ttulo2"/>
        <w:rPr>
          <w:lang w:val="es-ES_tradnl"/>
        </w:rPr>
      </w:pPr>
      <w:r w:rsidRPr="00F5604F">
        <w:rPr>
          <w:lang w:val="es-ES_tradnl"/>
        </w:rPr>
        <w:t>5.</w:t>
      </w:r>
      <w:r w:rsidR="006303F0" w:rsidRPr="006303F0">
        <w:rPr>
          <w:lang w:val="es-ES_tradnl"/>
        </w:rPr>
        <w:t>2 Escenario B: Rendimiento del Modelo Base y</w:t>
      </w:r>
      <w:r w:rsidRPr="00F5604F">
        <w:rPr>
          <w:lang w:val="es-ES_tradnl"/>
        </w:rPr>
        <w:t xml:space="preserve"> Grid de Búsqueda sin recoveries</w:t>
      </w:r>
    </w:p>
    <w:p w14:paraId="7C4473F3" w14:textId="5D6E2F92" w:rsidR="006303F0" w:rsidRPr="00F5604F" w:rsidRDefault="006303F0">
      <w:pPr>
        <w:spacing w:after="120"/>
        <w:jc w:val="both"/>
        <w:rPr>
          <w:lang w:val="es-ES_tradnl"/>
        </w:rPr>
      </w:pPr>
      <w:commentRangeStart w:id="87"/>
      <w:commentRangeStart w:id="88"/>
      <w:r w:rsidRPr="00F5604F">
        <w:rPr>
          <w:lang w:val="es-ES_tradnl"/>
        </w:rPr>
        <w:t>El CatBoost entrenado en Escenario B</w:t>
      </w:r>
      <w:commentRangeEnd w:id="87"/>
      <w:r w:rsidRPr="00F5604F">
        <w:rPr>
          <w:rStyle w:val="Refdecomentario"/>
          <w:sz w:val="24"/>
          <w:szCs w:val="24"/>
          <w:lang w:val="es-ES_tradnl"/>
        </w:rPr>
        <w:commentReference w:id="87"/>
      </w:r>
      <w:commentRangeEnd w:id="88"/>
      <w:r w:rsidR="00A173E0" w:rsidRPr="00F5604F">
        <w:rPr>
          <w:rStyle w:val="Refdecomentario"/>
          <w:sz w:val="24"/>
          <w:szCs w:val="24"/>
          <w:lang w:val="es-ES_tradnl"/>
        </w:rPr>
        <w:commentReference w:id="88"/>
      </w:r>
      <w:r w:rsidRPr="00F5604F">
        <w:rPr>
          <w:lang w:val="es-ES_tradnl"/>
        </w:rPr>
        <w:t xml:space="preserve"> (sin recoveries, sobre X_train_base con 913.122 muestras) alcanzó los </w:t>
      </w:r>
      <w:r w:rsidRPr="00EA64DB">
        <w:rPr>
          <w:lang w:val="es-ES_tradnl"/>
        </w:rPr>
        <w:t xml:space="preserve">indicadores que resume la Tabla </w:t>
      </w:r>
      <w:r w:rsidRPr="006303F0">
        <w:rPr>
          <w:lang w:val="es-ES_tradnl"/>
        </w:rPr>
        <w:t>3</w:t>
      </w:r>
      <w:r w:rsidRPr="00F5604F">
        <w:rPr>
          <w:lang w:val="es-ES_tradnl"/>
        </w:rPr>
        <w:t>:</w:t>
      </w:r>
    </w:p>
    <w:p w14:paraId="69213B98" w14:textId="77777777" w:rsidR="006303F0" w:rsidRPr="00F5604F" w:rsidRDefault="006303F0">
      <w:pPr>
        <w:spacing w:after="80"/>
        <w:rPr>
          <w:lang w:val="es-ES_tradnl"/>
        </w:rPr>
      </w:pPr>
    </w:p>
    <w:p w14:paraId="3AF81C0C" w14:textId="5D63B70F" w:rsidR="006303F0" w:rsidRPr="00EA64DB" w:rsidRDefault="006303F0" w:rsidP="00EA64DB">
      <w:pPr>
        <w:rPr>
          <w:i/>
        </w:rPr>
      </w:pPr>
      <w:r w:rsidRPr="00EA64DB">
        <w:rPr>
          <w:i/>
        </w:rPr>
        <w:t xml:space="preserve">Tabla </w:t>
      </w:r>
      <w:r w:rsidRPr="006303F0">
        <w:rPr>
          <w:i/>
        </w:rPr>
        <w:t>3</w:t>
      </w:r>
      <w:r w:rsidRPr="00EA64DB">
        <w:rPr>
          <w:i/>
        </w:rPr>
        <w:t>. Rendimiento del modelo base CatBoost en el Escenario B (sin recoveries).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6303F0" w:rsidRPr="00F5604F" w14:paraId="49A06456" w14:textId="77777777">
        <w:trPr>
          <w:tblHeader/>
        </w:trPr>
        <w:tc>
          <w:tcPr>
            <w:tcW w:w="50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5B58CC6D" w14:textId="77777777" w:rsidR="006303F0" w:rsidRPr="00F5604F" w:rsidRDefault="006303F0">
            <w:pPr>
              <w:jc w:val="center"/>
              <w:rPr>
                <w:lang w:val="es-ES_tradnl"/>
              </w:rPr>
            </w:pPr>
            <w:r w:rsidRPr="00F5604F">
              <w:rPr>
                <w:b/>
                <w:bCs/>
                <w:sz w:val="22"/>
                <w:szCs w:val="22"/>
                <w:lang w:val="es-ES_tradnl"/>
              </w:rPr>
              <w:t>Métrica</w:t>
            </w:r>
          </w:p>
        </w:tc>
        <w:tc>
          <w:tcPr>
            <w:tcW w:w="4026"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78A76A27" w14:textId="77777777" w:rsidR="006303F0" w:rsidRPr="00F5604F" w:rsidRDefault="006303F0">
            <w:pPr>
              <w:jc w:val="center"/>
              <w:rPr>
                <w:lang w:val="es-ES_tradnl"/>
              </w:rPr>
            </w:pPr>
            <w:r w:rsidRPr="00F5604F">
              <w:rPr>
                <w:b/>
                <w:bCs/>
                <w:sz w:val="22"/>
                <w:szCs w:val="22"/>
                <w:lang w:val="es-ES_tradnl"/>
              </w:rPr>
              <w:t>Valor</w:t>
            </w:r>
          </w:p>
        </w:tc>
      </w:tr>
      <w:tr w:rsidR="006303F0" w:rsidRPr="00F5604F" w14:paraId="33DBE26D"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360EFC" w14:textId="77777777" w:rsidR="006303F0" w:rsidRPr="00F5604F" w:rsidRDefault="006303F0">
            <w:pPr>
              <w:rPr>
                <w:lang w:val="es-ES_tradnl"/>
              </w:rPr>
            </w:pPr>
            <w:r w:rsidRPr="00F5604F">
              <w:rPr>
                <w:sz w:val="22"/>
                <w:szCs w:val="22"/>
                <w:lang w:val="es-ES_tradnl"/>
              </w:rPr>
              <w:t>F1-score (validación interna)</w:t>
            </w:r>
          </w:p>
        </w:tc>
        <w:tc>
          <w:tcPr>
            <w:tcW w:w="4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9A7ED" w14:textId="77777777" w:rsidR="006303F0" w:rsidRPr="00F5604F" w:rsidRDefault="006303F0">
            <w:pPr>
              <w:jc w:val="center"/>
              <w:rPr>
                <w:lang w:val="es-ES_tradnl"/>
              </w:rPr>
            </w:pPr>
            <w:r w:rsidRPr="00F5604F">
              <w:rPr>
                <w:sz w:val="22"/>
                <w:szCs w:val="22"/>
                <w:lang w:val="es-ES_tradnl"/>
              </w:rPr>
              <w:t>0,7740</w:t>
            </w:r>
          </w:p>
        </w:tc>
      </w:tr>
      <w:tr w:rsidR="006303F0" w:rsidRPr="00F5604F" w14:paraId="3F0BE011"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A3356" w14:textId="77777777" w:rsidR="006303F0" w:rsidRPr="00F5604F" w:rsidRDefault="006303F0">
            <w:pPr>
              <w:rPr>
                <w:lang w:val="es-ES_tradnl"/>
              </w:rPr>
            </w:pPr>
            <w:r w:rsidRPr="00F5604F">
              <w:rPr>
                <w:sz w:val="22"/>
                <w:szCs w:val="22"/>
                <w:lang w:val="es-ES_tradnl"/>
              </w:rPr>
              <w:t>Umbral óptimo</w:t>
            </w:r>
          </w:p>
        </w:tc>
        <w:tc>
          <w:tcPr>
            <w:tcW w:w="4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E02582" w14:textId="77777777" w:rsidR="006303F0" w:rsidRPr="00F5604F" w:rsidRDefault="006303F0">
            <w:pPr>
              <w:jc w:val="center"/>
              <w:rPr>
                <w:lang w:val="es-ES_tradnl"/>
              </w:rPr>
            </w:pPr>
            <w:r w:rsidRPr="00F5604F">
              <w:rPr>
                <w:sz w:val="22"/>
                <w:szCs w:val="22"/>
                <w:lang w:val="es-ES_tradnl"/>
              </w:rPr>
              <w:t>0,40</w:t>
            </w:r>
          </w:p>
        </w:tc>
      </w:tr>
      <w:tr w:rsidR="006303F0" w:rsidRPr="00F5604F" w14:paraId="2525EC13"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9FBF1F" w14:textId="77777777" w:rsidR="006303F0" w:rsidRPr="00F5604F" w:rsidRDefault="006303F0">
            <w:pPr>
              <w:rPr>
                <w:lang w:val="es-ES_tradnl"/>
              </w:rPr>
            </w:pPr>
            <w:r w:rsidRPr="00F5604F">
              <w:rPr>
                <w:sz w:val="22"/>
                <w:szCs w:val="22"/>
                <w:lang w:val="es-ES_tradnl"/>
              </w:rPr>
              <w:t>Número de árboles (early stopping)</w:t>
            </w:r>
          </w:p>
        </w:tc>
        <w:tc>
          <w:tcPr>
            <w:tcW w:w="4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73E507" w14:textId="77777777" w:rsidR="006303F0" w:rsidRPr="00F5604F" w:rsidRDefault="006303F0">
            <w:pPr>
              <w:jc w:val="center"/>
              <w:rPr>
                <w:lang w:val="es-ES_tradnl"/>
              </w:rPr>
            </w:pPr>
            <w:r w:rsidRPr="00F5604F">
              <w:rPr>
                <w:sz w:val="22"/>
                <w:szCs w:val="22"/>
                <w:lang w:val="es-ES_tradnl"/>
              </w:rPr>
              <w:t>17</w:t>
            </w:r>
          </w:p>
        </w:tc>
      </w:tr>
      <w:tr w:rsidR="006303F0" w:rsidRPr="00F5604F" w14:paraId="3DA92B51"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DE6706" w14:textId="77777777" w:rsidR="006303F0" w:rsidRPr="00F5604F" w:rsidRDefault="006303F0">
            <w:pPr>
              <w:rPr>
                <w:lang w:val="es-ES_tradnl"/>
              </w:rPr>
            </w:pPr>
            <w:r w:rsidRPr="00F5604F">
              <w:rPr>
                <w:sz w:val="22"/>
                <w:szCs w:val="22"/>
                <w:lang w:val="es-ES_tradnl"/>
              </w:rPr>
              <w:t>Profundidad</w:t>
            </w:r>
          </w:p>
        </w:tc>
        <w:tc>
          <w:tcPr>
            <w:tcW w:w="4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232E05" w14:textId="77777777" w:rsidR="006303F0" w:rsidRPr="00F5604F" w:rsidRDefault="006303F0">
            <w:pPr>
              <w:jc w:val="center"/>
              <w:rPr>
                <w:lang w:val="es-ES_tradnl"/>
              </w:rPr>
            </w:pPr>
            <w:r w:rsidRPr="00F5604F">
              <w:rPr>
                <w:sz w:val="22"/>
                <w:szCs w:val="22"/>
                <w:lang w:val="es-ES_tradnl"/>
              </w:rPr>
              <w:t>5</w:t>
            </w:r>
          </w:p>
        </w:tc>
      </w:tr>
      <w:tr w:rsidR="006303F0" w:rsidRPr="00F5604F" w14:paraId="1A52E3C1"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EF906E" w14:textId="77777777" w:rsidR="006303F0" w:rsidRPr="00F5604F" w:rsidRDefault="006303F0">
            <w:pPr>
              <w:rPr>
                <w:lang w:val="es-ES_tradnl"/>
              </w:rPr>
            </w:pPr>
            <w:r w:rsidRPr="00F5604F">
              <w:rPr>
                <w:sz w:val="22"/>
                <w:szCs w:val="22"/>
                <w:lang w:val="es-ES_tradnl"/>
              </w:rPr>
              <w:t>Reglas teóricas (17 × 2^5)</w:t>
            </w:r>
          </w:p>
        </w:tc>
        <w:tc>
          <w:tcPr>
            <w:tcW w:w="4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848E47" w14:textId="77777777" w:rsidR="006303F0" w:rsidRPr="00F5604F" w:rsidRDefault="006303F0">
            <w:pPr>
              <w:jc w:val="center"/>
              <w:rPr>
                <w:lang w:val="es-ES_tradnl"/>
              </w:rPr>
            </w:pPr>
            <w:r w:rsidRPr="00F5604F">
              <w:rPr>
                <w:sz w:val="22"/>
                <w:szCs w:val="22"/>
                <w:lang w:val="es-ES_tradnl"/>
              </w:rPr>
              <w:t>544</w:t>
            </w:r>
          </w:p>
        </w:tc>
      </w:tr>
      <w:tr w:rsidR="006303F0" w:rsidRPr="00F5604F" w14:paraId="4C2CFC59" w14:textId="77777777">
        <w:tc>
          <w:tcPr>
            <w:tcW w:w="5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F83229" w14:textId="77777777" w:rsidR="006303F0" w:rsidRPr="00F5604F" w:rsidRDefault="006303F0">
            <w:pPr>
              <w:rPr>
                <w:lang w:val="es-ES_tradnl"/>
              </w:rPr>
            </w:pPr>
            <w:r w:rsidRPr="00F5604F">
              <w:rPr>
                <w:sz w:val="22"/>
                <w:szCs w:val="22"/>
                <w:lang w:val="es-ES_tradnl"/>
              </w:rPr>
              <w:t>Reglas activas (cobertura &gt; 0)</w:t>
            </w:r>
          </w:p>
        </w:tc>
        <w:tc>
          <w:tcPr>
            <w:tcW w:w="4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A940EF" w14:textId="77777777" w:rsidR="006303F0" w:rsidRPr="00F5604F" w:rsidRDefault="006303F0">
            <w:pPr>
              <w:jc w:val="center"/>
              <w:rPr>
                <w:lang w:val="es-ES_tradnl"/>
              </w:rPr>
            </w:pPr>
            <w:r w:rsidRPr="00F5604F">
              <w:rPr>
                <w:sz w:val="22"/>
                <w:szCs w:val="22"/>
                <w:lang w:val="es-ES_tradnl"/>
              </w:rPr>
              <w:t>332</w:t>
            </w:r>
          </w:p>
        </w:tc>
      </w:tr>
    </w:tbl>
    <w:p w14:paraId="74D9AEE8" w14:textId="77777777" w:rsidR="006303F0" w:rsidRPr="00F5604F" w:rsidRDefault="006303F0">
      <w:pPr>
        <w:spacing w:after="80"/>
        <w:rPr>
          <w:lang w:val="es-ES_tradnl"/>
        </w:rPr>
      </w:pPr>
    </w:p>
    <w:p w14:paraId="5E17EC8C" w14:textId="77777777" w:rsidR="006303F0" w:rsidRPr="00F5604F" w:rsidRDefault="006303F0">
      <w:pPr>
        <w:spacing w:after="120"/>
        <w:jc w:val="both"/>
        <w:rPr>
          <w:lang w:val="es-ES_tradnl"/>
        </w:rPr>
      </w:pPr>
      <w:r w:rsidRPr="00F5604F">
        <w:rPr>
          <w:lang w:val="es-ES_tradnl"/>
        </w:rPr>
        <w:t xml:space="preserve">El early stopping terminó el entrenamiento en 17 iteraciones con learning_rate = 1 sobre una validación interna del 30 %. El modelo resultante tiene 544 hojas teóricas (17 × 2^5), de las </w:t>
      </w:r>
      <w:r w:rsidRPr="00F5604F">
        <w:rPr>
          <w:lang w:val="es-ES_tradnl"/>
        </w:rPr>
        <w:lastRenderedPageBreak/>
        <w:t>cuales 332 tienen al menos un ejemplo de cobertura en X_train_cosi. Este es el conjunto de reglas baseline sobre el que se calcula REDU.</w:t>
      </w:r>
      <w:r>
        <w:rPr>
          <w:lang w:val="es-ES_tradnl"/>
        </w:rPr>
        <w:t xml:space="preserve"> La Figura 1 ilustra la magnitud de la reducción alcanzada frente a este baseline.</w:t>
      </w:r>
    </w:p>
    <w:p w14:paraId="56DA90D9" w14:textId="77777777" w:rsidR="006303F0" w:rsidRPr="00F5604F" w:rsidRDefault="006303F0">
      <w:pPr>
        <w:spacing w:before="180" w:after="60"/>
        <w:jc w:val="center"/>
        <w:rPr>
          <w:lang w:val="es-ES_tradnl"/>
        </w:rPr>
      </w:pPr>
      <w:commentRangeStart w:id="89"/>
      <w:r w:rsidRPr="00F5604F">
        <w:rPr>
          <w:noProof/>
          <w:lang w:val="es-ES_tradnl"/>
        </w:rPr>
        <w:drawing>
          <wp:inline distT="0" distB="0" distL="0" distR="0" wp14:anchorId="355E2433" wp14:editId="779F8780">
            <wp:extent cx="5334000" cy="2333625"/>
            <wp:effectExtent l="0" t="0" r="0" b="0"/>
            <wp:docPr id="1567394307" name="Imagen 156739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33625"/>
                    </a:xfrm>
                    <a:prstGeom prst="rect">
                      <a:avLst/>
                    </a:prstGeom>
                  </pic:spPr>
                </pic:pic>
              </a:graphicData>
            </a:graphic>
          </wp:inline>
        </w:drawing>
      </w:r>
      <w:commentRangeEnd w:id="89"/>
      <w:r w:rsidRPr="00F5604F">
        <w:rPr>
          <w:rStyle w:val="Refdecomentario"/>
          <w:sz w:val="24"/>
          <w:szCs w:val="24"/>
          <w:lang w:val="es-ES_tradnl"/>
        </w:rPr>
        <w:commentReference w:id="89"/>
      </w:r>
    </w:p>
    <w:p w14:paraId="7D576D19" w14:textId="19F3B471" w:rsidR="003C0D16" w:rsidRPr="00F5604F" w:rsidRDefault="006303F0">
      <w:pPr>
        <w:spacing w:after="120"/>
        <w:jc w:val="both"/>
        <w:rPr>
          <w:lang w:val="es-ES_tradnl"/>
        </w:rPr>
      </w:pPr>
      <w:r w:rsidRPr="00F5604F">
        <w:rPr>
          <w:i/>
          <w:iCs/>
          <w:sz w:val="20"/>
          <w:szCs w:val="20"/>
          <w:lang w:val="es-ES_tradnl"/>
        </w:rPr>
        <w:t>Figura 1. Reducción de reglas: CatBoost baseline (332 reglas) vs. RuleCOSI+ con la configuración seleccionada (5 reglas). El panel derecho muestra el número de reglas por configuración del grid; verde = cumple umbral F1 ≥ 85 % del CatBoost.</w:t>
      </w:r>
      <w:r w:rsidR="00905BA8" w:rsidRPr="00F5604F">
        <w:rPr>
          <w:lang w:val="es-ES_tradnl"/>
        </w:rPr>
        <w:t xml:space="preserve">En el Escenario B, CatBoost se reentrena eliminando recoveries antes de cualquier entrenamiento. El early stopping converge en 17 iteraciones, alcanzando un F1-score de validación de 0,7740 y un umbral óptimo de 0,40. El descenso de F1 con respecto al CatBoost de </w:t>
      </w:r>
      <w:r w:rsidR="002C1BA1" w:rsidRPr="002C1BA1">
        <w:rPr>
          <w:lang w:val="es-ES_tradnl"/>
        </w:rPr>
        <w:t>Jaramillo et al.</w:t>
      </w:r>
      <w:r w:rsidR="00905BA8" w:rsidRPr="00F5604F">
        <w:rPr>
          <w:lang w:val="es-ES_tradnl"/>
        </w:rPr>
        <w:t xml:space="preserve"> (0,7740 vs. 0,8887) cuantifica el componente espurio que recoveries aportaba al proceso de aprendizaje: sin ella, el modelo trabaja exclusivamente con variables disponibles en el momento de la decisión crediticia.</w:t>
      </w:r>
      <w:r w:rsidR="00EA64DB">
        <w:rPr>
          <w:lang w:val="es-ES_tradnl"/>
        </w:rPr>
        <w:t xml:space="preserve"> La Tabla 4 presenta los resultados representativos del grid en este escenario.</w:t>
      </w:r>
    </w:p>
    <w:p w14:paraId="1E015417" w14:textId="77777777" w:rsidR="003C0D16" w:rsidRPr="00F5604F" w:rsidRDefault="003C0D16">
      <w:pPr>
        <w:spacing w:after="80"/>
        <w:rPr>
          <w:lang w:val="es-ES_tradnl"/>
        </w:rPr>
      </w:pPr>
    </w:p>
    <w:p w14:paraId="02BCEB34" w14:textId="2497DBDF" w:rsidR="00EA64DB" w:rsidRPr="00EA64DB" w:rsidRDefault="00EA64DB" w:rsidP="00EA64DB">
      <w:pPr>
        <w:rPr>
          <w:i/>
        </w:rPr>
      </w:pPr>
      <w:r w:rsidRPr="00EA64DB">
        <w:rPr>
          <w:i/>
        </w:rPr>
        <w:t>Tabla 4. Resultados representativos del grid de búsqueda en el Escenario B (sin recoveries).</w:t>
      </w:r>
    </w:p>
    <w:tbl>
      <w:tblPr>
        <w:tblW w:w="7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157"/>
        <w:gridCol w:w="1157"/>
        <w:gridCol w:w="1044"/>
        <w:gridCol w:w="972"/>
        <w:gridCol w:w="1191"/>
        <w:gridCol w:w="864"/>
      </w:tblGrid>
      <w:tr w:rsidR="003C0D16" w:rsidRPr="00F5604F" w14:paraId="6E7F4A94" w14:textId="77777777">
        <w:trPr>
          <w:tblHeader/>
        </w:trPr>
        <w:tc>
          <w:tcPr>
            <w:tcW w:w="105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3403C182" w14:textId="77777777" w:rsidR="003C0D16" w:rsidRPr="00F5604F" w:rsidRDefault="00905BA8">
            <w:pPr>
              <w:jc w:val="center"/>
              <w:rPr>
                <w:lang w:val="es-ES_tradnl"/>
              </w:rPr>
            </w:pPr>
            <w:r w:rsidRPr="00F5604F">
              <w:rPr>
                <w:b/>
                <w:bCs/>
                <w:sz w:val="22"/>
                <w:szCs w:val="22"/>
                <w:lang w:val="es-ES_tradnl"/>
              </w:rPr>
              <w:t>α (conf)</w:t>
            </w:r>
          </w:p>
        </w:tc>
        <w:tc>
          <w:tcPr>
            <w:tcW w:w="105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0F237930" w14:textId="77777777" w:rsidR="003C0D16" w:rsidRPr="00F5604F" w:rsidRDefault="00905BA8">
            <w:pPr>
              <w:jc w:val="center"/>
              <w:rPr>
                <w:lang w:val="es-ES_tradnl"/>
              </w:rPr>
            </w:pPr>
            <w:r w:rsidRPr="00F5604F">
              <w:rPr>
                <w:b/>
                <w:bCs/>
                <w:sz w:val="22"/>
                <w:szCs w:val="22"/>
                <w:lang w:val="es-ES_tradnl"/>
              </w:rPr>
              <w:t>β (cov)</w:t>
            </w:r>
          </w:p>
        </w:tc>
        <w:tc>
          <w:tcPr>
            <w:tcW w:w="105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5EECDB8F" w14:textId="77777777" w:rsidR="003C0D16" w:rsidRPr="00F5604F" w:rsidRDefault="00905BA8">
            <w:pPr>
              <w:jc w:val="center"/>
              <w:rPr>
                <w:lang w:val="es-ES_tradnl"/>
              </w:rPr>
            </w:pPr>
            <w:r w:rsidRPr="00F5604F">
              <w:rPr>
                <w:b/>
                <w:bCs/>
                <w:sz w:val="22"/>
                <w:szCs w:val="22"/>
                <w:lang w:val="es-ES_tradnl"/>
              </w:rPr>
              <w:t>c</w:t>
            </w:r>
          </w:p>
        </w:tc>
        <w:tc>
          <w:tcPr>
            <w:tcW w:w="105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3FAFF4D6" w14:textId="77777777" w:rsidR="003C0D16" w:rsidRPr="00F5604F" w:rsidRDefault="00905BA8">
            <w:pPr>
              <w:jc w:val="center"/>
              <w:rPr>
                <w:lang w:val="es-ES_tradnl"/>
              </w:rPr>
            </w:pPr>
            <w:r w:rsidRPr="00F5604F">
              <w:rPr>
                <w:b/>
                <w:bCs/>
                <w:sz w:val="22"/>
                <w:szCs w:val="22"/>
                <w:lang w:val="es-ES_tradnl"/>
              </w:rPr>
              <w:t>n_reglas</w:t>
            </w:r>
          </w:p>
        </w:tc>
        <w:tc>
          <w:tcPr>
            <w:tcW w:w="105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5C508132" w14:textId="77777777" w:rsidR="003C0D16" w:rsidRPr="00F5604F" w:rsidRDefault="00905BA8">
            <w:pPr>
              <w:jc w:val="center"/>
              <w:rPr>
                <w:lang w:val="es-ES_tradnl"/>
              </w:rPr>
            </w:pPr>
            <w:r w:rsidRPr="00F5604F">
              <w:rPr>
                <w:b/>
                <w:bCs/>
                <w:sz w:val="22"/>
                <w:szCs w:val="22"/>
                <w:lang w:val="es-ES_tradnl"/>
              </w:rPr>
              <w:t>F1-score</w:t>
            </w:r>
          </w:p>
        </w:tc>
        <w:tc>
          <w:tcPr>
            <w:tcW w:w="125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177931A2" w14:textId="77777777" w:rsidR="003C0D16" w:rsidRPr="00F5604F" w:rsidRDefault="00905BA8">
            <w:pPr>
              <w:jc w:val="center"/>
              <w:rPr>
                <w:lang w:val="es-ES_tradnl"/>
              </w:rPr>
            </w:pPr>
            <w:r w:rsidRPr="00F5604F">
              <w:rPr>
                <w:b/>
                <w:bCs/>
                <w:sz w:val="22"/>
                <w:szCs w:val="22"/>
                <w:lang w:val="es-ES_tradnl"/>
              </w:rPr>
              <w:t>% vs CatBoost</w:t>
            </w:r>
          </w:p>
        </w:tc>
        <w:tc>
          <w:tcPr>
            <w:tcW w:w="826"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1F71DEDB" w14:textId="77777777" w:rsidR="003C0D16" w:rsidRPr="00F5604F" w:rsidRDefault="00905BA8">
            <w:pPr>
              <w:jc w:val="center"/>
              <w:rPr>
                <w:lang w:val="es-ES_tradnl"/>
              </w:rPr>
            </w:pPr>
            <w:r w:rsidRPr="00F5604F">
              <w:rPr>
                <w:b/>
                <w:bCs/>
                <w:sz w:val="22"/>
                <w:szCs w:val="22"/>
                <w:lang w:val="es-ES_tradnl"/>
              </w:rPr>
              <w:t>REDU</w:t>
            </w:r>
          </w:p>
        </w:tc>
      </w:tr>
      <w:tr w:rsidR="003C0D16" w:rsidRPr="00F5604F" w14:paraId="51501620" w14:textId="77777777">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5CF37F" w14:textId="77777777" w:rsidR="003C0D16" w:rsidRPr="00F5604F" w:rsidRDefault="00905BA8">
            <w:pPr>
              <w:rPr>
                <w:lang w:val="es-ES_tradnl"/>
              </w:rPr>
            </w:pPr>
            <w:r w:rsidRPr="00F5604F">
              <w:rPr>
                <w:sz w:val="22"/>
                <w:szCs w:val="22"/>
                <w:lang w:val="es-ES_tradnl"/>
              </w:rPr>
              <w:t>0,50</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F61FFD" w14:textId="77777777" w:rsidR="003C0D16" w:rsidRPr="00F5604F" w:rsidRDefault="00905BA8">
            <w:pPr>
              <w:jc w:val="center"/>
              <w:rPr>
                <w:lang w:val="es-ES_tradnl"/>
              </w:rPr>
            </w:pPr>
            <w:r w:rsidRPr="00F5604F">
              <w:rPr>
                <w:sz w:val="22"/>
                <w:szCs w:val="22"/>
                <w:lang w:val="es-ES_tradnl"/>
              </w:rPr>
              <w:t>0,10</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35E003" w14:textId="77777777" w:rsidR="003C0D16" w:rsidRPr="00F5604F" w:rsidRDefault="00905BA8">
            <w:pPr>
              <w:jc w:val="center"/>
              <w:rPr>
                <w:lang w:val="es-ES_tradnl"/>
              </w:rPr>
            </w:pPr>
            <w:r w:rsidRPr="00F5604F">
              <w:rPr>
                <w:sz w:val="22"/>
                <w:szCs w:val="22"/>
                <w:lang w:val="es-ES_tradnl"/>
              </w:rPr>
              <w:t>cualquiera</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DFA849" w14:textId="77777777" w:rsidR="003C0D16" w:rsidRPr="00F5604F" w:rsidRDefault="00905BA8">
            <w:pPr>
              <w:jc w:val="center"/>
              <w:rPr>
                <w:lang w:val="es-ES_tradnl"/>
              </w:rPr>
            </w:pPr>
            <w:r w:rsidRPr="00F5604F">
              <w:rPr>
                <w:sz w:val="22"/>
                <w:szCs w:val="22"/>
                <w:lang w:val="es-ES_tradnl"/>
              </w:rPr>
              <w:t>2</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47C027" w14:textId="77777777" w:rsidR="003C0D16" w:rsidRPr="00F5604F" w:rsidRDefault="00905BA8">
            <w:pPr>
              <w:jc w:val="center"/>
              <w:rPr>
                <w:lang w:val="es-ES_tradnl"/>
              </w:rPr>
            </w:pPr>
            <w:r w:rsidRPr="00F5604F">
              <w:rPr>
                <w:sz w:val="22"/>
                <w:szCs w:val="22"/>
                <w:lang w:val="es-ES_tradnl"/>
              </w:rPr>
              <w:t>0,7591</w:t>
            </w:r>
          </w:p>
        </w:tc>
        <w:tc>
          <w:tcPr>
            <w:tcW w:w="12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A36485" w14:textId="77777777" w:rsidR="003C0D16" w:rsidRPr="00F5604F" w:rsidRDefault="00905BA8">
            <w:pPr>
              <w:jc w:val="center"/>
              <w:rPr>
                <w:lang w:val="es-ES_tradnl"/>
              </w:rPr>
            </w:pPr>
            <w:r w:rsidRPr="00F5604F">
              <w:rPr>
                <w:sz w:val="22"/>
                <w:szCs w:val="22"/>
                <w:lang w:val="es-ES_tradnl"/>
              </w:rPr>
              <w:t>98,1 %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41FAD" w14:textId="77777777" w:rsidR="003C0D16" w:rsidRPr="00F5604F" w:rsidRDefault="00905BA8">
            <w:pPr>
              <w:jc w:val="center"/>
              <w:rPr>
                <w:lang w:val="es-ES_tradnl"/>
              </w:rPr>
            </w:pPr>
            <w:r w:rsidRPr="00F5604F">
              <w:rPr>
                <w:sz w:val="22"/>
                <w:szCs w:val="22"/>
                <w:lang w:val="es-ES_tradnl"/>
              </w:rPr>
              <w:t>0,9940</w:t>
            </w:r>
          </w:p>
        </w:tc>
      </w:tr>
      <w:tr w:rsidR="003C0D16" w:rsidRPr="00F5604F" w14:paraId="13FA5E8E" w14:textId="77777777">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6DA125" w14:textId="77777777" w:rsidR="003C0D16" w:rsidRPr="00F5604F" w:rsidRDefault="00905BA8">
            <w:pPr>
              <w:rPr>
                <w:lang w:val="es-ES_tradnl"/>
              </w:rPr>
            </w:pPr>
            <w:r w:rsidRPr="00F5604F">
              <w:rPr>
                <w:sz w:val="22"/>
                <w:szCs w:val="22"/>
                <w:lang w:val="es-ES_tradnl"/>
              </w:rPr>
              <w:t>0,50</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CBC1E9" w14:textId="77777777" w:rsidR="003C0D16" w:rsidRPr="00F5604F" w:rsidRDefault="00905BA8">
            <w:pPr>
              <w:jc w:val="center"/>
              <w:rPr>
                <w:lang w:val="es-ES_tradnl"/>
              </w:rPr>
            </w:pPr>
            <w:r w:rsidRPr="00F5604F">
              <w:rPr>
                <w:sz w:val="22"/>
                <w:szCs w:val="22"/>
                <w:lang w:val="es-ES_tradnl"/>
              </w:rPr>
              <w:t>0,01</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EDB2" w14:textId="77777777" w:rsidR="003C0D16" w:rsidRPr="00F5604F" w:rsidRDefault="00905BA8">
            <w:pPr>
              <w:jc w:val="center"/>
              <w:rPr>
                <w:lang w:val="es-ES_tradnl"/>
              </w:rPr>
            </w:pPr>
            <w:r w:rsidRPr="00F5604F">
              <w:rPr>
                <w:sz w:val="22"/>
                <w:szCs w:val="22"/>
                <w:lang w:val="es-ES_tradnl"/>
              </w:rPr>
              <w:t>0,10</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DDAEA4" w14:textId="77777777" w:rsidR="003C0D16" w:rsidRPr="00F5604F" w:rsidRDefault="00905BA8">
            <w:pPr>
              <w:jc w:val="center"/>
              <w:rPr>
                <w:lang w:val="es-ES_tradnl"/>
              </w:rPr>
            </w:pPr>
            <w:r w:rsidRPr="00F5604F">
              <w:rPr>
                <w:sz w:val="22"/>
                <w:szCs w:val="22"/>
                <w:lang w:val="es-ES_tradnl"/>
              </w:rPr>
              <w:t>5</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818F6A" w14:textId="77777777" w:rsidR="003C0D16" w:rsidRPr="00F5604F" w:rsidRDefault="00905BA8">
            <w:pPr>
              <w:jc w:val="center"/>
              <w:rPr>
                <w:lang w:val="es-ES_tradnl"/>
              </w:rPr>
            </w:pPr>
            <w:r w:rsidRPr="00F5604F">
              <w:rPr>
                <w:sz w:val="22"/>
                <w:szCs w:val="22"/>
                <w:lang w:val="es-ES_tradnl"/>
              </w:rPr>
              <w:t>0,7652</w:t>
            </w:r>
          </w:p>
        </w:tc>
        <w:tc>
          <w:tcPr>
            <w:tcW w:w="12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679413" w14:textId="77777777" w:rsidR="003C0D16" w:rsidRPr="00F5604F" w:rsidRDefault="00905BA8">
            <w:pPr>
              <w:jc w:val="center"/>
              <w:rPr>
                <w:lang w:val="es-ES_tradnl"/>
              </w:rPr>
            </w:pPr>
            <w:r w:rsidRPr="00F5604F">
              <w:rPr>
                <w:sz w:val="22"/>
                <w:szCs w:val="22"/>
                <w:lang w:val="es-ES_tradnl"/>
              </w:rPr>
              <w:t>98,9 %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A86A13" w14:textId="77777777" w:rsidR="003C0D16" w:rsidRPr="00F5604F" w:rsidRDefault="00905BA8">
            <w:pPr>
              <w:jc w:val="center"/>
              <w:rPr>
                <w:lang w:val="es-ES_tradnl"/>
              </w:rPr>
            </w:pPr>
            <w:r w:rsidRPr="00F5604F">
              <w:rPr>
                <w:sz w:val="22"/>
                <w:szCs w:val="22"/>
                <w:lang w:val="es-ES_tradnl"/>
              </w:rPr>
              <w:t>0,9849</w:t>
            </w:r>
          </w:p>
        </w:tc>
      </w:tr>
      <w:tr w:rsidR="003C0D16" w:rsidRPr="00F5604F" w14:paraId="5880D007" w14:textId="77777777">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0A269C" w14:textId="77777777" w:rsidR="003C0D16" w:rsidRPr="00F5604F" w:rsidRDefault="00905BA8">
            <w:pPr>
              <w:rPr>
                <w:lang w:val="es-ES_tradnl"/>
              </w:rPr>
            </w:pPr>
            <w:r w:rsidRPr="00F5604F">
              <w:rPr>
                <w:sz w:val="22"/>
                <w:szCs w:val="22"/>
                <w:lang w:val="es-ES_tradnl"/>
              </w:rPr>
              <w:t>0,50</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77EAEA" w14:textId="77777777" w:rsidR="003C0D16" w:rsidRPr="00F5604F" w:rsidRDefault="00905BA8">
            <w:pPr>
              <w:jc w:val="center"/>
              <w:rPr>
                <w:lang w:val="es-ES_tradnl"/>
              </w:rPr>
            </w:pPr>
            <w:r w:rsidRPr="00F5604F">
              <w:rPr>
                <w:sz w:val="22"/>
                <w:szCs w:val="22"/>
                <w:lang w:val="es-ES_tradnl"/>
              </w:rPr>
              <w:t>0,00</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7BEE59" w14:textId="77777777" w:rsidR="003C0D16" w:rsidRPr="00F5604F" w:rsidRDefault="00905BA8">
            <w:pPr>
              <w:jc w:val="center"/>
              <w:rPr>
                <w:lang w:val="es-ES_tradnl"/>
              </w:rPr>
            </w:pPr>
            <w:r w:rsidRPr="00F5604F">
              <w:rPr>
                <w:sz w:val="22"/>
                <w:szCs w:val="22"/>
                <w:lang w:val="es-ES_tradnl"/>
              </w:rPr>
              <w:t>0,10</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738FEB" w14:textId="77777777" w:rsidR="003C0D16" w:rsidRPr="00F5604F" w:rsidRDefault="00905BA8">
            <w:pPr>
              <w:jc w:val="center"/>
              <w:rPr>
                <w:lang w:val="es-ES_tradnl"/>
              </w:rPr>
            </w:pPr>
            <w:r w:rsidRPr="00F5604F">
              <w:rPr>
                <w:sz w:val="22"/>
                <w:szCs w:val="22"/>
                <w:lang w:val="es-ES_tradnl"/>
              </w:rPr>
              <w:t>23</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64FE12" w14:textId="77777777" w:rsidR="003C0D16" w:rsidRPr="00F5604F" w:rsidRDefault="00905BA8">
            <w:pPr>
              <w:jc w:val="center"/>
              <w:rPr>
                <w:lang w:val="es-ES_tradnl"/>
              </w:rPr>
            </w:pPr>
            <w:r w:rsidRPr="00F5604F">
              <w:rPr>
                <w:sz w:val="22"/>
                <w:szCs w:val="22"/>
                <w:lang w:val="es-ES_tradnl"/>
              </w:rPr>
              <w:t>0,7671</w:t>
            </w:r>
          </w:p>
        </w:tc>
        <w:tc>
          <w:tcPr>
            <w:tcW w:w="12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73A7E5" w14:textId="77777777" w:rsidR="003C0D16" w:rsidRPr="00F5604F" w:rsidRDefault="00905BA8">
            <w:pPr>
              <w:jc w:val="center"/>
              <w:rPr>
                <w:lang w:val="es-ES_tradnl"/>
              </w:rPr>
            </w:pPr>
            <w:r w:rsidRPr="00F5604F">
              <w:rPr>
                <w:sz w:val="22"/>
                <w:szCs w:val="22"/>
                <w:lang w:val="es-ES_tradnl"/>
              </w:rPr>
              <w:t>99,1 %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FCCE3E" w14:textId="77777777" w:rsidR="003C0D16" w:rsidRPr="00F5604F" w:rsidRDefault="00905BA8">
            <w:pPr>
              <w:jc w:val="center"/>
              <w:rPr>
                <w:lang w:val="es-ES_tradnl"/>
              </w:rPr>
            </w:pPr>
            <w:r w:rsidRPr="00F5604F">
              <w:rPr>
                <w:sz w:val="22"/>
                <w:szCs w:val="22"/>
                <w:lang w:val="es-ES_tradnl"/>
              </w:rPr>
              <w:t>0,9307</w:t>
            </w:r>
          </w:p>
        </w:tc>
      </w:tr>
      <w:tr w:rsidR="003C0D16" w:rsidRPr="00F5604F" w14:paraId="72B49C24" w14:textId="77777777">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B97C86" w14:textId="77777777" w:rsidR="003C0D16" w:rsidRPr="00F5604F" w:rsidRDefault="00905BA8">
            <w:pPr>
              <w:rPr>
                <w:lang w:val="es-ES_tradnl"/>
              </w:rPr>
            </w:pPr>
            <w:r w:rsidRPr="00F5604F">
              <w:rPr>
                <w:sz w:val="22"/>
                <w:szCs w:val="22"/>
                <w:lang w:val="es-ES_tradnl"/>
              </w:rPr>
              <w:t>0,95</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B14AB" w14:textId="77777777" w:rsidR="003C0D16" w:rsidRPr="00F5604F" w:rsidRDefault="00905BA8">
            <w:pPr>
              <w:jc w:val="center"/>
              <w:rPr>
                <w:lang w:val="es-ES_tradnl"/>
              </w:rPr>
            </w:pPr>
            <w:r w:rsidRPr="00F5604F">
              <w:rPr>
                <w:sz w:val="22"/>
                <w:szCs w:val="22"/>
                <w:lang w:val="es-ES_tradnl"/>
              </w:rPr>
              <w:t>cualquiera</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84C4DB" w14:textId="77777777" w:rsidR="003C0D16" w:rsidRPr="00F5604F" w:rsidRDefault="00905BA8">
            <w:pPr>
              <w:jc w:val="center"/>
              <w:rPr>
                <w:lang w:val="es-ES_tradnl"/>
              </w:rPr>
            </w:pPr>
            <w:r w:rsidRPr="00F5604F">
              <w:rPr>
                <w:sz w:val="22"/>
                <w:szCs w:val="22"/>
                <w:lang w:val="es-ES_tradnl"/>
              </w:rPr>
              <w:t>cualquiera</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80CC24" w14:textId="77777777" w:rsidR="003C0D16" w:rsidRPr="00F5604F" w:rsidRDefault="00905BA8">
            <w:pPr>
              <w:jc w:val="center"/>
              <w:rPr>
                <w:lang w:val="es-ES_tradnl"/>
              </w:rPr>
            </w:pPr>
            <w:r w:rsidRPr="00F5604F">
              <w:rPr>
                <w:sz w:val="22"/>
                <w:szCs w:val="22"/>
                <w:lang w:val="es-ES_tradnl"/>
              </w:rPr>
              <w:t>0–1</w:t>
            </w:r>
          </w:p>
        </w:tc>
        <w:tc>
          <w:tcPr>
            <w:tcW w:w="10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245EF8" w14:textId="77777777" w:rsidR="003C0D16" w:rsidRPr="00F5604F" w:rsidRDefault="00905BA8">
            <w:pPr>
              <w:jc w:val="center"/>
              <w:rPr>
                <w:lang w:val="es-ES_tradnl"/>
              </w:rPr>
            </w:pPr>
            <w:r w:rsidRPr="00F5604F">
              <w:rPr>
                <w:sz w:val="22"/>
                <w:szCs w:val="22"/>
                <w:lang w:val="es-ES_tradnl"/>
              </w:rPr>
              <w:t>&lt; umbral 85 %</w:t>
            </w:r>
          </w:p>
        </w:tc>
        <w:tc>
          <w:tcPr>
            <w:tcW w:w="125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5BF410" w14:textId="77777777" w:rsidR="003C0D16" w:rsidRPr="00F5604F" w:rsidRDefault="00905BA8">
            <w:pPr>
              <w:jc w:val="center"/>
              <w:rPr>
                <w:lang w:val="es-ES_tradnl"/>
              </w:rPr>
            </w:pPr>
            <w:r w:rsidRPr="00F5604F">
              <w:rPr>
                <w:sz w:val="22"/>
                <w:szCs w:val="22"/>
                <w:lang w:val="es-ES_tradnl"/>
              </w:rPr>
              <w:t>0–32,1 %</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EC47C" w14:textId="77777777" w:rsidR="003C0D16" w:rsidRPr="00F5604F" w:rsidRDefault="00905BA8">
            <w:pPr>
              <w:jc w:val="center"/>
              <w:rPr>
                <w:lang w:val="es-ES_tradnl"/>
              </w:rPr>
            </w:pPr>
            <w:r w:rsidRPr="00F5604F">
              <w:rPr>
                <w:sz w:val="22"/>
                <w:szCs w:val="22"/>
                <w:lang w:val="es-ES_tradnl"/>
              </w:rPr>
              <w:t>≥ 0,9970</w:t>
            </w:r>
          </w:p>
        </w:tc>
      </w:tr>
    </w:tbl>
    <w:p w14:paraId="15D6FBC7" w14:textId="77777777" w:rsidR="003C0D16" w:rsidRPr="00F5604F" w:rsidRDefault="003C0D16">
      <w:pPr>
        <w:spacing w:after="80"/>
        <w:rPr>
          <w:lang w:val="es-ES_tradnl"/>
        </w:rPr>
      </w:pPr>
    </w:p>
    <w:p w14:paraId="7385CDF1" w14:textId="27717A13" w:rsidR="003C0D16" w:rsidRPr="00F5604F" w:rsidRDefault="00905BA8">
      <w:pPr>
        <w:spacing w:after="120"/>
        <w:jc w:val="both"/>
        <w:rPr>
          <w:lang w:val="es-ES_tradnl"/>
        </w:rPr>
      </w:pPr>
      <w:r w:rsidRPr="00F5604F">
        <w:rPr>
          <w:lang w:val="es-ES_tradnl"/>
        </w:rPr>
        <w:t>La diferencia crítica respecto al Escenario A aparece en la fila de α = 0,95: en el modelo limpio, el umbral de alta confianza extrae como máximo una regla, con un F1 de apenas 0,2486 (32,1 % del CatBoost base), muy por debajo del umbral mínimo aceptable del 85 %. Esto indica que el modelo de 17 árboles entrenado sin recoveries no desarrolla condiciones con confianza ≥ 0,95 que sean suficientemente informativas para cubrir el espectro completo de clases, en contraposición al Escenario A donde sí existía una</w:t>
      </w:r>
      <w:r w:rsidRPr="00F5604F">
        <w:rPr>
          <w:lang w:val="es-ES_tradnl"/>
        </w:rPr>
        <w:t xml:space="preserve"> —la condición sobre recoveries—, que precisamente era la única razón de ese alto valor de confianza. La configuración definitiva de este trabajo es α = 0,50, β = 0,01, c = 0,10, que produce 5 reglas basadas íntegramente en variables crediticias legítimas.</w:t>
      </w:r>
      <w:r w:rsidR="00EA64DB">
        <w:rPr>
          <w:lang w:val="es-ES_tradnl"/>
        </w:rPr>
        <w:t xml:space="preserve"> La Figura 2 presenta el heatmap de métricas para las 24 configuraciones del grid.</w:t>
      </w:r>
    </w:p>
    <w:p w14:paraId="6F3A8FC8" w14:textId="77777777" w:rsidR="003C0D16" w:rsidRPr="00F5604F" w:rsidRDefault="00905BA8">
      <w:pPr>
        <w:spacing w:before="180" w:after="60"/>
        <w:jc w:val="center"/>
        <w:rPr>
          <w:lang w:val="es-ES_tradnl"/>
        </w:rPr>
      </w:pPr>
      <w:commentRangeStart w:id="90"/>
      <w:r w:rsidRPr="00F5604F">
        <w:rPr>
          <w:noProof/>
          <w:lang w:val="es-ES_tradnl"/>
        </w:rPr>
        <w:lastRenderedPageBreak/>
        <w:drawing>
          <wp:inline distT="0" distB="0" distL="0" distR="0" wp14:anchorId="0B884AEE" wp14:editId="06AF4FFA">
            <wp:extent cx="5334000" cy="1485900"/>
            <wp:effectExtent l="0" t="0" r="0" b="0"/>
            <wp:docPr id="937246240" name="Imagen 93724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commentRangeEnd w:id="90"/>
      <w:r w:rsidR="006D6CC8" w:rsidRPr="00F5604F">
        <w:rPr>
          <w:rStyle w:val="Refdecomentario"/>
          <w:sz w:val="24"/>
          <w:szCs w:val="24"/>
          <w:lang w:val="es-ES_tradnl"/>
        </w:rPr>
        <w:commentReference w:id="90"/>
      </w:r>
    </w:p>
    <w:p w14:paraId="34AAE7D0" w14:textId="77777777" w:rsidR="003C0D16" w:rsidRPr="00F5604F" w:rsidRDefault="00905BA8">
      <w:pPr>
        <w:spacing w:after="180"/>
        <w:jc w:val="center"/>
        <w:rPr>
          <w:lang w:val="es-ES_tradnl"/>
        </w:rPr>
      </w:pPr>
      <w:commentRangeStart w:id="91"/>
      <w:commentRangeStart w:id="92"/>
      <w:r w:rsidRPr="00F5604F">
        <w:rPr>
          <w:i/>
          <w:iCs/>
          <w:sz w:val="20"/>
          <w:szCs w:val="20"/>
          <w:lang w:val="es-ES_tradnl"/>
        </w:rPr>
        <w:t xml:space="preserve">Figura 2. Heatmap de métricas del grid de 24 configuraciones (Escenario B): número de reglas (izq.), F1-score </w:t>
      </w:r>
      <w:commentRangeEnd w:id="91"/>
      <w:r w:rsidR="006D6CC8" w:rsidRPr="00F5604F">
        <w:rPr>
          <w:rStyle w:val="Refdecomentario"/>
          <w:i/>
          <w:iCs/>
          <w:sz w:val="20"/>
          <w:szCs w:val="20"/>
          <w:lang w:val="es-ES_tradnl"/>
        </w:rPr>
        <w:commentReference w:id="91"/>
      </w:r>
      <w:commentRangeEnd w:id="92"/>
      <w:r w:rsidR="00EA64DB" w:rsidRPr="00F5604F">
        <w:rPr>
          <w:rStyle w:val="Refdecomentario"/>
          <w:i/>
          <w:iCs/>
          <w:sz w:val="20"/>
          <w:szCs w:val="20"/>
          <w:lang w:val="es-ES_tradnl"/>
        </w:rPr>
        <w:commentReference w:id="92"/>
      </w:r>
      <w:r w:rsidRPr="00F5604F">
        <w:rPr>
          <w:i/>
          <w:iCs/>
          <w:sz w:val="20"/>
          <w:szCs w:val="20"/>
          <w:lang w:val="es-ES_tradnl"/>
        </w:rPr>
        <w:t>en test (centro) y condiciones promedio por regla (der.), para cada combinación de α, β y c.</w:t>
      </w:r>
    </w:p>
    <w:p w14:paraId="1B8BEFA8" w14:textId="5883BEB6" w:rsidR="003C0D16" w:rsidRPr="00F5604F" w:rsidRDefault="006303F0">
      <w:pPr>
        <w:pStyle w:val="Ttulo2"/>
        <w:rPr>
          <w:lang w:val="es-ES_tradnl"/>
        </w:rPr>
      </w:pPr>
      <w:r w:rsidRPr="006303F0">
        <w:rPr>
          <w:lang w:val="es-ES_tradnl"/>
        </w:rPr>
        <w:t>5.3 Frontera de Pareto y Configuración Seleccionada</w:t>
      </w:r>
    </w:p>
    <w:p w14:paraId="6275B262" w14:textId="345D95E0" w:rsidR="003C0D16" w:rsidRPr="00F5604F" w:rsidRDefault="00905BA8">
      <w:pPr>
        <w:spacing w:after="120"/>
        <w:jc w:val="both"/>
        <w:rPr>
          <w:lang w:val="es-ES_tradnl"/>
        </w:rPr>
      </w:pPr>
      <w:r w:rsidRPr="00F5604F">
        <w:rPr>
          <w:lang w:val="es-ES_tradnl"/>
        </w:rPr>
        <w:t>A partir de los resultados del Escenario B se identifican tres puntos Pareto-óptimos en el espacio (n_reglas, F1_test)</w:t>
      </w:r>
      <w:r w:rsidR="00EA64DB">
        <w:rPr>
          <w:lang w:val="es-ES_tradnl"/>
        </w:rPr>
        <w:t>, que se detallan en la Tabla 5</w:t>
      </w:r>
      <w:r w:rsidRPr="00F5604F">
        <w:rPr>
          <w:lang w:val="es-ES_tradnl"/>
        </w:rPr>
        <w:t>:</w:t>
      </w:r>
    </w:p>
    <w:p w14:paraId="584935D6" w14:textId="77777777" w:rsidR="003C0D16" w:rsidRPr="00F5604F" w:rsidRDefault="003C0D16">
      <w:pPr>
        <w:spacing w:after="80"/>
        <w:rPr>
          <w:lang w:val="es-ES_tradnl"/>
        </w:rPr>
      </w:pPr>
    </w:p>
    <w:p w14:paraId="70DAB368" w14:textId="112192DF" w:rsidR="00EA64DB" w:rsidRPr="00EA64DB" w:rsidRDefault="00EA64DB" w:rsidP="00EA64DB">
      <w:pPr>
        <w:rPr>
          <w:i/>
        </w:rPr>
      </w:pPr>
      <w:r w:rsidRPr="00EA64DB">
        <w:rPr>
          <w:i/>
        </w:rPr>
        <w:t>Tabla 5. Puntos Pareto-óptimos en el espacio (n_reglas, F1_test).</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035"/>
        <w:gridCol w:w="861"/>
        <w:gridCol w:w="875"/>
        <w:gridCol w:w="904"/>
        <w:gridCol w:w="677"/>
        <w:gridCol w:w="677"/>
        <w:gridCol w:w="1157"/>
      </w:tblGrid>
      <w:tr w:rsidR="003C0D16" w:rsidRPr="00F5604F" w14:paraId="2F7C1A11" w14:textId="77777777">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0BA34396" w14:textId="77777777" w:rsidR="003C0D16" w:rsidRPr="00F5604F" w:rsidRDefault="00905BA8">
            <w:pPr>
              <w:jc w:val="center"/>
              <w:rPr>
                <w:lang w:val="es-ES_tradnl"/>
              </w:rPr>
            </w:pPr>
            <w:r w:rsidRPr="00F5604F">
              <w:rPr>
                <w:b/>
                <w:bCs/>
                <w:sz w:val="22"/>
                <w:szCs w:val="22"/>
                <w:lang w:val="es-ES_tradnl"/>
              </w:rPr>
              <w:t>Punto</w:t>
            </w:r>
          </w:p>
        </w:tc>
        <w:tc>
          <w:tcPr>
            <w:tcW w:w="9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11649A1A" w14:textId="77777777" w:rsidR="003C0D16" w:rsidRPr="00F5604F" w:rsidRDefault="00905BA8">
            <w:pPr>
              <w:jc w:val="center"/>
              <w:rPr>
                <w:lang w:val="es-ES_tradnl"/>
              </w:rPr>
            </w:pPr>
            <w:r w:rsidRPr="00F5604F">
              <w:rPr>
                <w:b/>
                <w:bCs/>
                <w:sz w:val="22"/>
                <w:szCs w:val="22"/>
                <w:lang w:val="es-ES_tradnl"/>
              </w:rPr>
              <w:t>n_reglas</w:t>
            </w:r>
          </w:p>
        </w:tc>
        <w:tc>
          <w:tcPr>
            <w:tcW w:w="9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5B788B4B" w14:textId="77777777" w:rsidR="003C0D16" w:rsidRPr="00F5604F" w:rsidRDefault="00905BA8">
            <w:pPr>
              <w:jc w:val="center"/>
              <w:rPr>
                <w:lang w:val="es-ES_tradnl"/>
              </w:rPr>
            </w:pPr>
            <w:r w:rsidRPr="00F5604F">
              <w:rPr>
                <w:b/>
                <w:bCs/>
                <w:sz w:val="22"/>
                <w:szCs w:val="22"/>
                <w:lang w:val="es-ES_tradnl"/>
              </w:rPr>
              <w:t>F1-score</w:t>
            </w:r>
          </w:p>
        </w:tc>
        <w:tc>
          <w:tcPr>
            <w:tcW w:w="9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3A84B0C3" w14:textId="77777777" w:rsidR="003C0D16" w:rsidRPr="00F5604F" w:rsidRDefault="00905BA8">
            <w:pPr>
              <w:jc w:val="center"/>
              <w:rPr>
                <w:lang w:val="es-ES_tradnl"/>
              </w:rPr>
            </w:pPr>
            <w:r w:rsidRPr="00F5604F">
              <w:rPr>
                <w:b/>
                <w:bCs/>
                <w:sz w:val="22"/>
                <w:szCs w:val="22"/>
                <w:lang w:val="es-ES_tradnl"/>
              </w:rPr>
              <w:t>REDU</w:t>
            </w:r>
          </w:p>
        </w:tc>
        <w:tc>
          <w:tcPr>
            <w:tcW w:w="10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0F7DEDA1" w14:textId="77777777" w:rsidR="003C0D16" w:rsidRPr="00F5604F" w:rsidRDefault="00905BA8">
            <w:pPr>
              <w:jc w:val="center"/>
              <w:rPr>
                <w:lang w:val="es-ES_tradnl"/>
              </w:rPr>
            </w:pPr>
            <w:r w:rsidRPr="00F5604F">
              <w:rPr>
                <w:b/>
                <w:bCs/>
                <w:sz w:val="22"/>
                <w:szCs w:val="22"/>
                <w:lang w:val="es-ES_tradnl"/>
              </w:rPr>
              <w:t>F1 × REDU</w:t>
            </w:r>
          </w:p>
        </w:tc>
        <w:tc>
          <w:tcPr>
            <w:tcW w:w="8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6D11E339" w14:textId="77777777" w:rsidR="003C0D16" w:rsidRPr="00F5604F" w:rsidRDefault="00905BA8">
            <w:pPr>
              <w:jc w:val="center"/>
              <w:rPr>
                <w:lang w:val="es-ES_tradnl"/>
              </w:rPr>
            </w:pPr>
            <w:r w:rsidRPr="00F5604F">
              <w:rPr>
                <w:b/>
                <w:bCs/>
                <w:sz w:val="22"/>
                <w:szCs w:val="22"/>
                <w:lang w:val="es-ES_tradnl"/>
              </w:rPr>
              <w:t>α</w:t>
            </w:r>
          </w:p>
        </w:tc>
        <w:tc>
          <w:tcPr>
            <w:tcW w:w="8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6246E237" w14:textId="77777777" w:rsidR="003C0D16" w:rsidRPr="00F5604F" w:rsidRDefault="00905BA8">
            <w:pPr>
              <w:jc w:val="center"/>
              <w:rPr>
                <w:lang w:val="es-ES_tradnl"/>
              </w:rPr>
            </w:pPr>
            <w:r w:rsidRPr="00F5604F">
              <w:rPr>
                <w:b/>
                <w:bCs/>
                <w:sz w:val="22"/>
                <w:szCs w:val="22"/>
                <w:lang w:val="es-ES_tradnl"/>
              </w:rPr>
              <w:t>β</w:t>
            </w:r>
          </w:p>
        </w:tc>
        <w:tc>
          <w:tcPr>
            <w:tcW w:w="826"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54613005" w14:textId="77777777" w:rsidR="003C0D16" w:rsidRPr="00F5604F" w:rsidRDefault="00905BA8">
            <w:pPr>
              <w:jc w:val="center"/>
              <w:rPr>
                <w:lang w:val="es-ES_tradnl"/>
              </w:rPr>
            </w:pPr>
            <w:r w:rsidRPr="00F5604F">
              <w:rPr>
                <w:b/>
                <w:bCs/>
                <w:sz w:val="22"/>
                <w:szCs w:val="22"/>
                <w:lang w:val="es-ES_tradnl"/>
              </w:rPr>
              <w:t>c</w:t>
            </w:r>
          </w:p>
        </w:tc>
      </w:tr>
      <w:tr w:rsidR="003C0D16" w:rsidRPr="00F5604F" w14:paraId="40AAB7D2" w14:textId="77777777">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00C761" w14:textId="77777777" w:rsidR="003C0D16" w:rsidRPr="00F5604F" w:rsidRDefault="00905BA8">
            <w:pPr>
              <w:rPr>
                <w:lang w:val="es-ES_tradnl"/>
              </w:rPr>
            </w:pPr>
            <w:r w:rsidRPr="00F5604F">
              <w:rPr>
                <w:sz w:val="22"/>
                <w:szCs w:val="22"/>
                <w:lang w:val="es-ES_tradnl"/>
              </w:rPr>
              <w:t>P1 (codo)</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EDBFD7" w14:textId="77777777" w:rsidR="003C0D16" w:rsidRPr="00F5604F" w:rsidRDefault="00905BA8">
            <w:pPr>
              <w:jc w:val="center"/>
              <w:rPr>
                <w:lang w:val="es-ES_tradnl"/>
              </w:rPr>
            </w:pPr>
            <w:r w:rsidRPr="00F5604F">
              <w:rPr>
                <w:sz w:val="22"/>
                <w:szCs w:val="22"/>
                <w:lang w:val="es-ES_tradnl"/>
              </w:rPr>
              <w:t>2</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E54849" w14:textId="77777777" w:rsidR="003C0D16" w:rsidRPr="00F5604F" w:rsidRDefault="00905BA8">
            <w:pPr>
              <w:jc w:val="center"/>
              <w:rPr>
                <w:lang w:val="es-ES_tradnl"/>
              </w:rPr>
            </w:pPr>
            <w:r w:rsidRPr="00F5604F">
              <w:rPr>
                <w:sz w:val="22"/>
                <w:szCs w:val="22"/>
                <w:lang w:val="es-ES_tradnl"/>
              </w:rPr>
              <w:t>0,7591</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1306AA" w14:textId="77777777" w:rsidR="003C0D16" w:rsidRPr="00F5604F" w:rsidRDefault="00905BA8">
            <w:pPr>
              <w:jc w:val="center"/>
              <w:rPr>
                <w:lang w:val="es-ES_tradnl"/>
              </w:rPr>
            </w:pPr>
            <w:r w:rsidRPr="00F5604F">
              <w:rPr>
                <w:sz w:val="22"/>
                <w:szCs w:val="22"/>
                <w:lang w:val="es-ES_tradnl"/>
              </w:rPr>
              <w:t>0,9940</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3820D" w14:textId="77777777" w:rsidR="003C0D16" w:rsidRPr="00F5604F" w:rsidRDefault="00905BA8">
            <w:pPr>
              <w:jc w:val="center"/>
              <w:rPr>
                <w:lang w:val="es-ES_tradnl"/>
              </w:rPr>
            </w:pPr>
            <w:r w:rsidRPr="00F5604F">
              <w:rPr>
                <w:sz w:val="22"/>
                <w:szCs w:val="22"/>
                <w:lang w:val="es-ES_tradnl"/>
              </w:rPr>
              <w:t>0,7546</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D0DB7A" w14:textId="77777777" w:rsidR="003C0D16" w:rsidRPr="00F5604F" w:rsidRDefault="00905BA8">
            <w:pPr>
              <w:jc w:val="center"/>
              <w:rPr>
                <w:lang w:val="es-ES_tradnl"/>
              </w:rPr>
            </w:pPr>
            <w:r w:rsidRPr="00F5604F">
              <w:rPr>
                <w:sz w:val="22"/>
                <w:szCs w:val="22"/>
                <w:lang w:val="es-ES_tradnl"/>
              </w:rPr>
              <w:t>0,50</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80BE58" w14:textId="77777777" w:rsidR="003C0D16" w:rsidRPr="00F5604F" w:rsidRDefault="00905BA8">
            <w:pPr>
              <w:jc w:val="center"/>
              <w:rPr>
                <w:lang w:val="es-ES_tradnl"/>
              </w:rPr>
            </w:pPr>
            <w:r w:rsidRPr="00F5604F">
              <w:rPr>
                <w:sz w:val="22"/>
                <w:szCs w:val="22"/>
                <w:lang w:val="es-ES_tradnl"/>
              </w:rPr>
              <w:t>0,10</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132CCD" w14:textId="77777777" w:rsidR="003C0D16" w:rsidRPr="00F5604F" w:rsidRDefault="00905BA8">
            <w:pPr>
              <w:jc w:val="center"/>
              <w:rPr>
                <w:lang w:val="es-ES_tradnl"/>
              </w:rPr>
            </w:pPr>
            <w:r w:rsidRPr="00F5604F">
              <w:rPr>
                <w:sz w:val="22"/>
                <w:szCs w:val="22"/>
                <w:lang w:val="es-ES_tradnl"/>
              </w:rPr>
              <w:t>cualquiera</w:t>
            </w:r>
          </w:p>
        </w:tc>
      </w:tr>
      <w:tr w:rsidR="003C0D16" w:rsidRPr="00F5604F" w14:paraId="615AB6E9" w14:textId="77777777">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5ADD29" w14:textId="77777777" w:rsidR="003C0D16" w:rsidRPr="00F5604F" w:rsidRDefault="00905BA8">
            <w:pPr>
              <w:rPr>
                <w:lang w:val="es-ES_tradnl"/>
              </w:rPr>
            </w:pPr>
            <w:r w:rsidRPr="00F5604F">
              <w:rPr>
                <w:sz w:val="22"/>
                <w:szCs w:val="22"/>
                <w:lang w:val="es-ES_tradnl"/>
              </w:rPr>
              <w:t>P2 ★</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E360FB" w14:textId="77777777" w:rsidR="003C0D16" w:rsidRPr="00F5604F" w:rsidRDefault="00905BA8">
            <w:pPr>
              <w:jc w:val="center"/>
              <w:rPr>
                <w:lang w:val="es-ES_tradnl"/>
              </w:rPr>
            </w:pPr>
            <w:r w:rsidRPr="00F5604F">
              <w:rPr>
                <w:sz w:val="22"/>
                <w:szCs w:val="22"/>
                <w:lang w:val="es-ES_tradnl"/>
              </w:rPr>
              <w:t>5</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0C7D62" w14:textId="77777777" w:rsidR="003C0D16" w:rsidRPr="00F5604F" w:rsidRDefault="00905BA8">
            <w:pPr>
              <w:jc w:val="center"/>
              <w:rPr>
                <w:lang w:val="es-ES_tradnl"/>
              </w:rPr>
            </w:pPr>
            <w:r w:rsidRPr="00F5604F">
              <w:rPr>
                <w:sz w:val="22"/>
                <w:szCs w:val="22"/>
                <w:lang w:val="es-ES_tradnl"/>
              </w:rPr>
              <w:t>0,7652</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3310A3" w14:textId="77777777" w:rsidR="003C0D16" w:rsidRPr="00F5604F" w:rsidRDefault="00905BA8">
            <w:pPr>
              <w:jc w:val="center"/>
              <w:rPr>
                <w:lang w:val="es-ES_tradnl"/>
              </w:rPr>
            </w:pPr>
            <w:r w:rsidRPr="00F5604F">
              <w:rPr>
                <w:sz w:val="22"/>
                <w:szCs w:val="22"/>
                <w:lang w:val="es-ES_tradnl"/>
              </w:rPr>
              <w:t>0,9849</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12169B" w14:textId="77777777" w:rsidR="003C0D16" w:rsidRPr="00F5604F" w:rsidRDefault="00905BA8">
            <w:pPr>
              <w:jc w:val="center"/>
              <w:rPr>
                <w:lang w:val="es-ES_tradnl"/>
              </w:rPr>
            </w:pPr>
            <w:r w:rsidRPr="00F5604F">
              <w:rPr>
                <w:sz w:val="22"/>
                <w:szCs w:val="22"/>
                <w:lang w:val="es-ES_tradnl"/>
              </w:rPr>
              <w:t>0,7536</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FA0688" w14:textId="77777777" w:rsidR="003C0D16" w:rsidRPr="00F5604F" w:rsidRDefault="00905BA8">
            <w:pPr>
              <w:jc w:val="center"/>
              <w:rPr>
                <w:lang w:val="es-ES_tradnl"/>
              </w:rPr>
            </w:pPr>
            <w:r w:rsidRPr="00F5604F">
              <w:rPr>
                <w:sz w:val="22"/>
                <w:szCs w:val="22"/>
                <w:lang w:val="es-ES_tradnl"/>
              </w:rPr>
              <w:t>0,50</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D98186" w14:textId="77777777" w:rsidR="003C0D16" w:rsidRPr="00F5604F" w:rsidRDefault="00905BA8">
            <w:pPr>
              <w:jc w:val="center"/>
              <w:rPr>
                <w:lang w:val="es-ES_tradnl"/>
              </w:rPr>
            </w:pPr>
            <w:r w:rsidRPr="00F5604F">
              <w:rPr>
                <w:sz w:val="22"/>
                <w:szCs w:val="22"/>
                <w:lang w:val="es-ES_tradnl"/>
              </w:rPr>
              <w:t>0,01</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ABDA9" w14:textId="77777777" w:rsidR="003C0D16" w:rsidRPr="00F5604F" w:rsidRDefault="00905BA8">
            <w:pPr>
              <w:jc w:val="center"/>
              <w:rPr>
                <w:lang w:val="es-ES_tradnl"/>
              </w:rPr>
            </w:pPr>
            <w:r w:rsidRPr="00F5604F">
              <w:rPr>
                <w:sz w:val="22"/>
                <w:szCs w:val="22"/>
                <w:lang w:val="es-ES_tradnl"/>
              </w:rPr>
              <w:t>0,10</w:t>
            </w:r>
          </w:p>
        </w:tc>
      </w:tr>
      <w:tr w:rsidR="003C0D16" w:rsidRPr="00F5604F" w14:paraId="52717168" w14:textId="77777777">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280386" w14:textId="77777777" w:rsidR="003C0D16" w:rsidRPr="00F5604F" w:rsidRDefault="00905BA8">
            <w:pPr>
              <w:rPr>
                <w:lang w:val="es-ES_tradnl"/>
              </w:rPr>
            </w:pPr>
            <w:commentRangeStart w:id="93"/>
            <w:commentRangeStart w:id="94"/>
            <w:r w:rsidRPr="00F5604F">
              <w:rPr>
                <w:sz w:val="22"/>
                <w:szCs w:val="22"/>
                <w:lang w:val="es-ES_tradnl"/>
              </w:rPr>
              <w:t>P3</w:t>
            </w:r>
            <w:commentRangeEnd w:id="93"/>
            <w:r w:rsidR="006D6CC8" w:rsidRPr="00F5604F">
              <w:rPr>
                <w:rStyle w:val="Refdecomentario"/>
                <w:sz w:val="24"/>
                <w:szCs w:val="24"/>
                <w:lang w:val="es-ES_tradnl"/>
              </w:rPr>
              <w:commentReference w:id="93"/>
            </w:r>
            <w:commentRangeEnd w:id="94"/>
            <w:r w:rsidR="00EA64DB" w:rsidRPr="00F5604F">
              <w:rPr>
                <w:rStyle w:val="Refdecomentario"/>
                <w:sz w:val="24"/>
                <w:szCs w:val="24"/>
                <w:lang w:val="es-ES_tradnl"/>
              </w:rPr>
              <w:commentReference w:id="94"/>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C27B0" w14:textId="77777777" w:rsidR="003C0D16" w:rsidRPr="00F5604F" w:rsidRDefault="00905BA8">
            <w:pPr>
              <w:jc w:val="center"/>
              <w:rPr>
                <w:lang w:val="es-ES_tradnl"/>
              </w:rPr>
            </w:pPr>
            <w:r w:rsidRPr="00F5604F">
              <w:rPr>
                <w:sz w:val="22"/>
                <w:szCs w:val="22"/>
                <w:lang w:val="es-ES_tradnl"/>
              </w:rPr>
              <w:t>23</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2B5617" w14:textId="77777777" w:rsidR="003C0D16" w:rsidRPr="00F5604F" w:rsidRDefault="00905BA8">
            <w:pPr>
              <w:jc w:val="center"/>
              <w:rPr>
                <w:lang w:val="es-ES_tradnl"/>
              </w:rPr>
            </w:pPr>
            <w:r w:rsidRPr="00F5604F">
              <w:rPr>
                <w:sz w:val="22"/>
                <w:szCs w:val="22"/>
                <w:lang w:val="es-ES_tradnl"/>
              </w:rPr>
              <w:t>0,7671</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929150" w14:textId="77777777" w:rsidR="003C0D16" w:rsidRPr="00F5604F" w:rsidRDefault="00905BA8">
            <w:pPr>
              <w:jc w:val="center"/>
              <w:rPr>
                <w:lang w:val="es-ES_tradnl"/>
              </w:rPr>
            </w:pPr>
            <w:r w:rsidRPr="00F5604F">
              <w:rPr>
                <w:sz w:val="22"/>
                <w:szCs w:val="22"/>
                <w:lang w:val="es-ES_tradnl"/>
              </w:rPr>
              <w:t>0,9307</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DD858D" w14:textId="77777777" w:rsidR="003C0D16" w:rsidRPr="00F5604F" w:rsidRDefault="00905BA8">
            <w:pPr>
              <w:jc w:val="center"/>
              <w:rPr>
                <w:lang w:val="es-ES_tradnl"/>
              </w:rPr>
            </w:pPr>
            <w:r w:rsidRPr="00F5604F">
              <w:rPr>
                <w:sz w:val="22"/>
                <w:szCs w:val="22"/>
                <w:lang w:val="es-ES_tradnl"/>
              </w:rPr>
              <w:t>0,7140</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5943BF" w14:textId="77777777" w:rsidR="003C0D16" w:rsidRPr="00F5604F" w:rsidRDefault="00905BA8">
            <w:pPr>
              <w:jc w:val="center"/>
              <w:rPr>
                <w:lang w:val="es-ES_tradnl"/>
              </w:rPr>
            </w:pPr>
            <w:r w:rsidRPr="00F5604F">
              <w:rPr>
                <w:sz w:val="22"/>
                <w:szCs w:val="22"/>
                <w:lang w:val="es-ES_tradnl"/>
              </w:rPr>
              <w:t>0,50</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88C1D8" w14:textId="77777777" w:rsidR="003C0D16" w:rsidRPr="00F5604F" w:rsidRDefault="00905BA8">
            <w:pPr>
              <w:jc w:val="center"/>
              <w:rPr>
                <w:lang w:val="es-ES_tradnl"/>
              </w:rPr>
            </w:pPr>
            <w:r w:rsidRPr="00F5604F">
              <w:rPr>
                <w:sz w:val="22"/>
                <w:szCs w:val="22"/>
                <w:lang w:val="es-ES_tradnl"/>
              </w:rPr>
              <w:t>0,00</w:t>
            </w:r>
          </w:p>
        </w:tc>
        <w:tc>
          <w:tcPr>
            <w:tcW w:w="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812B94" w14:textId="77777777" w:rsidR="003C0D16" w:rsidRPr="00F5604F" w:rsidRDefault="00905BA8">
            <w:pPr>
              <w:jc w:val="center"/>
              <w:rPr>
                <w:lang w:val="es-ES_tradnl"/>
              </w:rPr>
            </w:pPr>
            <w:r w:rsidRPr="00F5604F">
              <w:rPr>
                <w:sz w:val="22"/>
                <w:szCs w:val="22"/>
                <w:lang w:val="es-ES_tradnl"/>
              </w:rPr>
              <w:t>0,10</w:t>
            </w:r>
          </w:p>
        </w:tc>
      </w:tr>
    </w:tbl>
    <w:p w14:paraId="651875CD" w14:textId="77777777" w:rsidR="003C0D16" w:rsidRPr="00F5604F" w:rsidRDefault="003C0D16">
      <w:pPr>
        <w:spacing w:after="80"/>
        <w:rPr>
          <w:lang w:val="es-ES_tradnl"/>
        </w:rPr>
      </w:pPr>
    </w:p>
    <w:p w14:paraId="766C1D33" w14:textId="77777777" w:rsidR="003C0D16" w:rsidRPr="00F5604F" w:rsidRDefault="00905BA8">
      <w:pPr>
        <w:spacing w:before="180" w:after="60"/>
        <w:jc w:val="center"/>
        <w:rPr>
          <w:lang w:val="es-ES_tradnl"/>
        </w:rPr>
      </w:pPr>
      <w:r w:rsidRPr="00F5604F">
        <w:rPr>
          <w:noProof/>
          <w:lang w:val="es-ES_tradnl"/>
        </w:rPr>
        <w:drawing>
          <wp:inline distT="0" distB="0" distL="0" distR="0" wp14:anchorId="0E9BD030" wp14:editId="0A8E74EB">
            <wp:extent cx="4667250" cy="2971800"/>
            <wp:effectExtent l="0" t="0" r="0" b="0"/>
            <wp:docPr id="1775267965" name="Imagen 1775267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2971800"/>
                    </a:xfrm>
                    <a:prstGeom prst="rect">
                      <a:avLst/>
                    </a:prstGeom>
                  </pic:spPr>
                </pic:pic>
              </a:graphicData>
            </a:graphic>
          </wp:inline>
        </w:drawing>
      </w:r>
    </w:p>
    <w:p w14:paraId="2CA924AA" w14:textId="77777777" w:rsidR="003C0D16" w:rsidRPr="00F5604F" w:rsidRDefault="00905BA8">
      <w:pPr>
        <w:spacing w:after="180"/>
        <w:jc w:val="center"/>
        <w:rPr>
          <w:lang w:val="es-ES_tradnl"/>
        </w:rPr>
      </w:pPr>
      <w:r w:rsidRPr="00F5604F">
        <w:rPr>
          <w:i/>
          <w:iCs/>
          <w:sz w:val="20"/>
          <w:szCs w:val="20"/>
          <w:lang w:val="es-ES_tradnl"/>
        </w:rPr>
        <w:t>Figura 3. Frontera de Pareto en el espacio (n_reglas, F1_test). Los rombos rojos son los tres puntos Pareto-óptimos; los círculos azules son configuraciones no dominantes. P1 es el codo de la curva; P2 (5 reglas, F1=0,7652) es el punto seleccionado.</w:t>
      </w:r>
    </w:p>
    <w:p w14:paraId="6FF06040" w14:textId="2DCA71D5" w:rsidR="003C0D16" w:rsidRPr="00F5604F" w:rsidRDefault="00905BA8">
      <w:pPr>
        <w:spacing w:after="120"/>
        <w:jc w:val="both"/>
        <w:rPr>
          <w:lang w:val="es-ES_tradnl"/>
        </w:rPr>
      </w:pPr>
      <w:r w:rsidRPr="00F5604F">
        <w:rPr>
          <w:lang w:val="es-ES_tradnl"/>
        </w:rPr>
        <w:t xml:space="preserve">Como se aprecia en la Figura 3, el salto de P1 a P2 —de 2 a 5 reglas— </w:t>
      </w:r>
      <w:r w:rsidRPr="00F5604F">
        <w:rPr>
          <w:lang w:val="es-ES_tradnl"/>
        </w:rPr>
        <w:t xml:space="preserve">recupera 0,0061 puntos de F1 a cambio de solo 3 reglas adicionales. El salto siguiente, de P2 a P3 —de 5 a 23 reglas— </w:t>
      </w:r>
      <w:r w:rsidRPr="00F5604F">
        <w:rPr>
          <w:lang w:val="es-ES_tradnl"/>
        </w:rPr>
        <w:lastRenderedPageBreak/>
        <w:t>apenas aporta 0,0019 puntos de F1 adicionales a un costo de 18 reglas más: la ganancia marginal cae un 95 %. P1 es el codo natural de la curva; P2 es el punto inmediatamente superior al codo, donde todavía se obtiene rendimiento relevante por cada regla agregada.</w:t>
      </w:r>
    </w:p>
    <w:p w14:paraId="70017B2B" w14:textId="77777777" w:rsidR="001D647C" w:rsidRDefault="00905BA8">
      <w:pPr>
        <w:spacing w:after="120"/>
        <w:jc w:val="both"/>
        <w:rPr>
          <w:lang w:val="es-ES_tradnl"/>
        </w:rPr>
      </w:pPr>
      <w:r w:rsidRPr="00F5604F">
        <w:rPr>
          <w:lang w:val="es-ES_tradnl"/>
        </w:rPr>
        <w:t>La configuración seleccionada es P2: α = 0,50, β = 0,01, c = 0,10, que produce 5 reglas con F1 = 0,7652 y REDU = 0,9849. Esta configuración retiene el 98,9 % del rendimiento del CatBoost original comprimiendo el modelo de 332 a 5 reglas activas. Nótese que si se aplicara el criterio max(F1 × REDU), se elegiría P1 (0,7546 &gt; 0,7536); la elección de P2 refleja una decisión deliberada de priorizar el equilibrio entre compresión e interpretabilidad sobre la optimización puramente matemática de ese producto.</w:t>
      </w:r>
    </w:p>
    <w:p w14:paraId="37BE771D" w14:textId="77777777" w:rsidR="006303F0" w:rsidRDefault="001D647C">
      <w:pPr>
        <w:spacing w:after="120"/>
        <w:jc w:val="both"/>
        <w:rPr>
          <w:lang w:val="es-ES_tradnl"/>
        </w:rPr>
      </w:pPr>
      <w:r>
        <w:rPr>
          <w:lang w:val="es-ES_tradnl"/>
        </w:rPr>
        <w:t>La configuración seleccionada produce cinco reglas crisp; el número no se fija a priori, sino que emerge de la poda de RuleCOSI+ con α = 0,50, β = 0,01 y c = 0,10 sobre las 332 reglas activas del CatBoost base. Las condiciones de estas cinco reglas involucran únicamente cuatro variables —las que sobreviven a la simplificación—: last_fico_range_high (límite superior del último rango FICO reportado), fico_range_low (límite inferior del rango FICO actual), loan_amnt (monto del préstamo) y debt_settlement_flag (indicador binario de acuerdo de liquidación de deuda). Aplicando el procedimiento de traducción descrito en la Sección 4.5, los umbrales numéricos se etiquetan lingüísticamente así:</w:t>
      </w:r>
    </w:p>
    <w:p w14:paraId="54B3EA62" w14:textId="77777777" w:rsidR="006303F0" w:rsidRDefault="006303F0" w:rsidP="006303F0">
      <w:pPr>
        <w:pStyle w:val="Prrafodelista"/>
        <w:numPr>
          <w:ilvl w:val="0"/>
          <w:numId w:val="19"/>
        </w:numPr>
      </w:pPr>
      <w:r w:rsidRPr="006303F0">
        <w:t>last_fico_range_high &gt; 681,5 se etiqueta como "FICO RECIENTE es ALTO" (historial crediticio sólido).</w:t>
      </w:r>
    </w:p>
    <w:p w14:paraId="31E7FA41" w14:textId="77777777" w:rsidR="006303F0" w:rsidRDefault="006303F0" w:rsidP="006303F0">
      <w:pPr>
        <w:pStyle w:val="Prrafodelista"/>
        <w:numPr>
          <w:ilvl w:val="0"/>
          <w:numId w:val="19"/>
        </w:numPr>
      </w:pPr>
      <w:r w:rsidRPr="006303F0">
        <w:t>last_fico_range_high &gt; 596,5 se etiqueta como "FICO RECIENTE es ACEPTABLE" (historial básicamente positivo).</w:t>
      </w:r>
    </w:p>
    <w:p w14:paraId="0C29E113" w14:textId="77777777" w:rsidR="006303F0" w:rsidRDefault="006303F0" w:rsidP="006303F0">
      <w:pPr>
        <w:pStyle w:val="Prrafodelista"/>
        <w:numPr>
          <w:ilvl w:val="0"/>
          <w:numId w:val="19"/>
        </w:numPr>
      </w:pPr>
      <w:r w:rsidRPr="006303F0">
        <w:t>last_fico_range_high ≤ 626,5 se etiqueta como "FICO RECIENTE es BAJO" (historial crediticio deteriorado).</w:t>
      </w:r>
    </w:p>
    <w:p w14:paraId="209EAE9D" w14:textId="77777777" w:rsidR="006303F0" w:rsidRDefault="006303F0" w:rsidP="006303F0">
      <w:pPr>
        <w:pStyle w:val="Prrafodelista"/>
        <w:numPr>
          <w:ilvl w:val="0"/>
          <w:numId w:val="19"/>
        </w:numPr>
      </w:pPr>
      <w:r w:rsidRPr="006303F0">
        <w:t>fico_range_low &gt; 647,5 se etiqueta como "FICO ACTUAL es BUENO" (rango de crédito vigente en buen estado).</w:t>
      </w:r>
    </w:p>
    <w:p w14:paraId="104DCB95" w14:textId="77777777" w:rsidR="006303F0" w:rsidRDefault="006303F0" w:rsidP="006303F0">
      <w:pPr>
        <w:pStyle w:val="Prrafodelista"/>
        <w:numPr>
          <w:ilvl w:val="0"/>
          <w:numId w:val="19"/>
        </w:numPr>
      </w:pPr>
      <w:r w:rsidRPr="006303F0">
        <w:t>loan_amnt &gt; 8.862,5 se etiqueta como "MONTO es ALTO".</w:t>
      </w:r>
    </w:p>
    <w:p w14:paraId="3AF6F72C" w14:textId="77777777" w:rsidR="006303F0" w:rsidRDefault="006303F0" w:rsidP="006303F0">
      <w:pPr>
        <w:pStyle w:val="Prrafodelista"/>
        <w:numPr>
          <w:ilvl w:val="0"/>
          <w:numId w:val="19"/>
        </w:numPr>
      </w:pPr>
      <w:r w:rsidRPr="006303F0">
        <w:t>loan_amnt ≤ 14.812,5 se etiqueta como "MONTO es MODERADO".</w:t>
      </w:r>
    </w:p>
    <w:p w14:paraId="1672D263" w14:textId="5C8A2695" w:rsidR="006303F0" w:rsidRPr="006303F0" w:rsidRDefault="006303F0" w:rsidP="006303F0">
      <w:pPr>
        <w:pStyle w:val="Prrafodelista"/>
        <w:numPr>
          <w:ilvl w:val="0"/>
          <w:numId w:val="19"/>
        </w:numPr>
      </w:pPr>
      <w:r w:rsidRPr="006303F0">
        <w:t>debt_settlement_flag ≤ 0,5 se etiqueta como "SIN acuerdo de liquidación" (el prestatario no ha formalizado ningún acuerdo de reestructuración de deuda).</w:t>
      </w:r>
    </w:p>
    <w:p w14:paraId="6C2DDA77" w14:textId="77777777" w:rsidR="006303F0" w:rsidRDefault="001D647C">
      <w:pPr>
        <w:spacing w:after="120"/>
        <w:jc w:val="both"/>
        <w:rPr>
          <w:lang w:val="es-ES_tradnl"/>
        </w:rPr>
      </w:pPr>
      <w:r>
        <w:rPr>
          <w:lang w:val="es-ES_tradnl"/>
        </w:rPr>
        <w:t>Con estas etiquetas, las cinco reglas finales —y la regla por defecto— se expresan de la siguiente manera:</w:t>
      </w:r>
    </w:p>
    <w:p w14:paraId="5D55F973" w14:textId="77777777" w:rsidR="006303F0" w:rsidRDefault="006303F0" w:rsidP="006303F0">
      <w:pPr>
        <w:pStyle w:val="Prrafodelista"/>
        <w:numPr>
          <w:ilvl w:val="0"/>
          <w:numId w:val="20"/>
        </w:numPr>
      </w:pPr>
      <w:r w:rsidRPr="006303F0">
        <w:t>R0: SI FICO ACTUAL es BUENO Y FICO RECIENTE es ALTO Y SIN acuerdo de liquidación → buen pagador (conf = 0,99; cubre el 56,8 % de los casos).</w:t>
      </w:r>
    </w:p>
    <w:p w14:paraId="1035297F" w14:textId="77777777" w:rsidR="006303F0" w:rsidRDefault="006303F0" w:rsidP="006303F0">
      <w:pPr>
        <w:pStyle w:val="Prrafodelista"/>
        <w:numPr>
          <w:ilvl w:val="0"/>
          <w:numId w:val="20"/>
        </w:numPr>
      </w:pPr>
      <w:r w:rsidRPr="006303F0">
        <w:t>R1: SI FICO ACTUAL es BUENO Y FICO RECIENTE es BAJO Y MONTO es ALTO → impago probable (conf = 0,71; cubre el 17,4 %).</w:t>
      </w:r>
    </w:p>
    <w:p w14:paraId="5D9F80CE" w14:textId="77777777" w:rsidR="006303F0" w:rsidRDefault="006303F0" w:rsidP="006303F0">
      <w:pPr>
        <w:pStyle w:val="Prrafodelista"/>
        <w:numPr>
          <w:ilvl w:val="0"/>
          <w:numId w:val="20"/>
        </w:numPr>
      </w:pPr>
      <w:r w:rsidRPr="006303F0">
        <w:t>R2: SI FICO ACTUAL es BUENO Y FICO RECIENTE es ACEPTABLE Y SIN acuerdo de liquidación Y MONTO es MODERADO → buen pagador (conf = 0,90; cubre el 12,5 %).</w:t>
      </w:r>
    </w:p>
    <w:p w14:paraId="57078EF3" w14:textId="77777777" w:rsidR="006303F0" w:rsidRDefault="006303F0" w:rsidP="006303F0">
      <w:pPr>
        <w:pStyle w:val="Prrafodelista"/>
        <w:numPr>
          <w:ilvl w:val="0"/>
          <w:numId w:val="20"/>
        </w:numPr>
      </w:pPr>
      <w:r w:rsidRPr="006303F0">
        <w:t>R3: SI FICO ACTUAL es BUENO Y FICO RECIENTE es ACEPTABLE Y SIN acuerdo de liquidación → buen pagador (conf = 0,85; cubre el 6,7 %).</w:t>
      </w:r>
    </w:p>
    <w:p w14:paraId="30AD358F" w14:textId="77777777" w:rsidR="006303F0" w:rsidRDefault="006303F0" w:rsidP="006303F0">
      <w:pPr>
        <w:pStyle w:val="Prrafodelista"/>
        <w:numPr>
          <w:ilvl w:val="0"/>
          <w:numId w:val="20"/>
        </w:numPr>
      </w:pPr>
      <w:r w:rsidRPr="006303F0">
        <w:t>R4: SI FICO ACTUAL es BUENO Y FICO RECIENTE es BAJO → impago probable (conf = 0,60; cubre el 5,9 %).</w:t>
      </w:r>
    </w:p>
    <w:p w14:paraId="57B79C2D" w14:textId="285A70FC" w:rsidR="006303F0" w:rsidRPr="006303F0" w:rsidRDefault="006303F0" w:rsidP="006303F0">
      <w:pPr>
        <w:pStyle w:val="Prrafodelista"/>
        <w:numPr>
          <w:ilvl w:val="0"/>
          <w:numId w:val="20"/>
        </w:numPr>
      </w:pPr>
      <w:r w:rsidRPr="006303F0">
        <w:t>REGLA POR DEFECTO: impago probable (cubre el 0,7 % restante).</w:t>
      </w:r>
    </w:p>
    <w:p w14:paraId="47444FB8" w14:textId="4599BB58" w:rsidR="003C0D16" w:rsidRPr="00F5604F" w:rsidRDefault="00905BA8">
      <w:pPr>
        <w:pStyle w:val="Ttulo2"/>
        <w:rPr>
          <w:lang w:val="es-ES_tradnl"/>
        </w:rPr>
      </w:pPr>
      <w:commentRangeStart w:id="95"/>
      <w:commentRangeStart w:id="96"/>
      <w:r w:rsidRPr="00F5604F">
        <w:rPr>
          <w:lang w:val="es-ES_tradnl"/>
        </w:rPr>
        <w:t>5</w:t>
      </w:r>
      <w:r w:rsidRPr="00F5604F">
        <w:rPr>
          <w:lang w:val="es-ES_tradnl"/>
        </w:rPr>
        <w:t>.</w:t>
      </w:r>
      <w:commentRangeEnd w:id="95"/>
      <w:r w:rsidR="006D6CC8" w:rsidRPr="006303F0">
        <w:rPr>
          <w:rStyle w:val="Refdecomentario"/>
          <w:sz w:val="28"/>
          <w:szCs w:val="28"/>
          <w:lang w:val="es-ES_tradnl"/>
        </w:rPr>
        <w:commentReference w:id="95"/>
      </w:r>
      <w:commentRangeEnd w:id="96"/>
      <w:r w:rsidR="006303F0" w:rsidRPr="006303F0">
        <w:rPr>
          <w:rStyle w:val="Refdecomentario"/>
          <w:sz w:val="28"/>
          <w:szCs w:val="28"/>
          <w:lang w:val="es-ES_tradnl"/>
        </w:rPr>
        <w:commentReference w:id="96"/>
      </w:r>
      <w:r w:rsidR="006303F0" w:rsidRPr="006303F0">
        <w:rPr>
          <w:lang w:val="es-ES_tradnl"/>
        </w:rPr>
        <w:t>4 Discusión</w:t>
      </w:r>
    </w:p>
    <w:p w14:paraId="22B315CB" w14:textId="134FBFF0" w:rsidR="003C0D16" w:rsidRPr="00F5604F" w:rsidRDefault="00905BA8">
      <w:pPr>
        <w:spacing w:after="120"/>
        <w:jc w:val="both"/>
        <w:rPr>
          <w:lang w:val="es-ES_tradnl"/>
        </w:rPr>
      </w:pPr>
      <w:r w:rsidRPr="00F5604F">
        <w:rPr>
          <w:lang w:val="es-ES_tradnl"/>
        </w:rPr>
        <w:t xml:space="preserve">La Tabla </w:t>
      </w:r>
      <w:r w:rsidR="00EA64DB" w:rsidRPr="00EA64DB">
        <w:rPr>
          <w:lang w:val="es-ES_tradnl"/>
        </w:rPr>
        <w:t>6</w:t>
      </w:r>
      <w:r w:rsidRPr="00F5604F">
        <w:rPr>
          <w:lang w:val="es-ES_tradnl"/>
        </w:rPr>
        <w:t xml:space="preserve"> compara los tres enfoques evaluados en este trabajo y en el de </w:t>
      </w:r>
      <w:r w:rsidR="002C1BA1" w:rsidRPr="002C1BA1">
        <w:rPr>
          <w:lang w:val="es-ES_tradnl"/>
        </w:rPr>
        <w:t>Jaramillo et al. (2024)</w:t>
      </w:r>
      <w:r w:rsidRPr="00F5604F">
        <w:rPr>
          <w:lang w:val="es-ES_tradnl"/>
        </w:rPr>
        <w:t>:</w:t>
      </w:r>
    </w:p>
    <w:p w14:paraId="4B57DF51" w14:textId="77777777" w:rsidR="003C0D16" w:rsidRPr="00F5604F" w:rsidRDefault="003C0D16">
      <w:pPr>
        <w:spacing w:after="80"/>
        <w:rPr>
          <w:lang w:val="es-ES_tradnl"/>
        </w:rPr>
      </w:pPr>
    </w:p>
    <w:p w14:paraId="66907D8C" w14:textId="502D41D2" w:rsidR="00EA64DB" w:rsidRPr="00EA64DB" w:rsidRDefault="00EA64DB" w:rsidP="00EA64DB">
      <w:pPr>
        <w:rPr>
          <w:i/>
        </w:rPr>
      </w:pPr>
      <w:r w:rsidRPr="00EA64DB">
        <w:rPr>
          <w:i/>
        </w:rPr>
        <w:t>Tabla 6. Comparación de enfoques: este trabajo frente a Jaramillo et al. (2024).</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8"/>
        <w:gridCol w:w="1184"/>
        <w:gridCol w:w="1167"/>
        <w:gridCol w:w="1644"/>
        <w:gridCol w:w="1193"/>
      </w:tblGrid>
      <w:tr w:rsidR="003C0D16" w:rsidRPr="00F5604F" w14:paraId="23D39DEA"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051F06B6" w14:textId="77777777" w:rsidR="003C0D16" w:rsidRPr="00F5604F" w:rsidRDefault="00905BA8">
            <w:pPr>
              <w:jc w:val="center"/>
              <w:rPr>
                <w:lang w:val="es-ES_tradnl"/>
              </w:rPr>
            </w:pPr>
            <w:r w:rsidRPr="00F5604F">
              <w:rPr>
                <w:b/>
                <w:bCs/>
                <w:sz w:val="22"/>
                <w:szCs w:val="22"/>
                <w:lang w:val="es-ES_tradnl"/>
              </w:rPr>
              <w:t>Enfoque</w:t>
            </w:r>
          </w:p>
        </w:tc>
        <w:tc>
          <w:tcPr>
            <w:tcW w:w="12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12513742" w14:textId="77777777" w:rsidR="003C0D16" w:rsidRPr="00F5604F" w:rsidRDefault="00905BA8">
            <w:pPr>
              <w:jc w:val="center"/>
              <w:rPr>
                <w:lang w:val="es-ES_tradnl"/>
              </w:rPr>
            </w:pPr>
            <w:r w:rsidRPr="00F5604F">
              <w:rPr>
                <w:b/>
                <w:bCs/>
                <w:sz w:val="22"/>
                <w:szCs w:val="22"/>
                <w:lang w:val="es-ES_tradnl"/>
              </w:rPr>
              <w:t>n_reglas</w:t>
            </w:r>
          </w:p>
        </w:tc>
        <w:tc>
          <w:tcPr>
            <w:tcW w:w="12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50C188DC" w14:textId="77777777" w:rsidR="003C0D16" w:rsidRPr="00F5604F" w:rsidRDefault="00905BA8">
            <w:pPr>
              <w:jc w:val="center"/>
              <w:rPr>
                <w:lang w:val="es-ES_tradnl"/>
              </w:rPr>
            </w:pPr>
            <w:r w:rsidRPr="00F5604F">
              <w:rPr>
                <w:b/>
                <w:bCs/>
                <w:sz w:val="22"/>
                <w:szCs w:val="22"/>
                <w:lang w:val="es-ES_tradnl"/>
              </w:rPr>
              <w:t>F1-score</w:t>
            </w:r>
          </w:p>
        </w:tc>
        <w:tc>
          <w:tcPr>
            <w:tcW w:w="1700"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2BAC4E5E" w14:textId="77777777" w:rsidR="003C0D16" w:rsidRPr="00F5604F" w:rsidRDefault="00905BA8">
            <w:pPr>
              <w:jc w:val="center"/>
              <w:rPr>
                <w:lang w:val="es-ES_tradnl"/>
              </w:rPr>
            </w:pPr>
            <w:r w:rsidRPr="00F5604F">
              <w:rPr>
                <w:b/>
                <w:bCs/>
                <w:sz w:val="22"/>
                <w:szCs w:val="22"/>
                <w:lang w:val="es-ES_tradnl"/>
              </w:rPr>
              <w:t>% vs CatBoost propio</w:t>
            </w:r>
          </w:p>
        </w:tc>
        <w:tc>
          <w:tcPr>
            <w:tcW w:w="926" w:type="dxa"/>
            <w:tcBorders>
              <w:top w:val="single" w:sz="4" w:space="0" w:color="888888"/>
              <w:left w:val="single" w:sz="4" w:space="0" w:color="888888"/>
              <w:bottom w:val="single" w:sz="4" w:space="0" w:color="888888"/>
              <w:right w:val="single" w:sz="4" w:space="0" w:color="888888"/>
            </w:tcBorders>
            <w:shd w:val="clear" w:color="auto" w:fill="DDEEFF"/>
            <w:tcMar>
              <w:top w:w="80" w:type="dxa"/>
              <w:left w:w="120" w:type="dxa"/>
              <w:bottom w:w="80" w:type="dxa"/>
              <w:right w:w="120" w:type="dxa"/>
            </w:tcMar>
          </w:tcPr>
          <w:p w14:paraId="0C473BF3" w14:textId="77777777" w:rsidR="003C0D16" w:rsidRPr="00F5604F" w:rsidRDefault="00905BA8">
            <w:pPr>
              <w:jc w:val="center"/>
              <w:rPr>
                <w:lang w:val="es-ES_tradnl"/>
              </w:rPr>
            </w:pPr>
            <w:r w:rsidRPr="00F5604F">
              <w:rPr>
                <w:b/>
                <w:bCs/>
                <w:sz w:val="22"/>
                <w:szCs w:val="22"/>
                <w:lang w:val="es-ES_tradnl"/>
              </w:rPr>
              <w:t>recoveries incluida</w:t>
            </w:r>
          </w:p>
        </w:tc>
      </w:tr>
      <w:tr w:rsidR="003C0D16" w:rsidRPr="00F5604F" w14:paraId="13AD7A8B"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5DDC2C" w14:textId="4EC278F4" w:rsidR="003C0D16" w:rsidRPr="00F5604F" w:rsidRDefault="00905BA8">
            <w:pPr>
              <w:rPr>
                <w:lang w:val="es-ES_tradnl"/>
              </w:rPr>
            </w:pPr>
            <w:r w:rsidRPr="00F5604F">
              <w:rPr>
                <w:sz w:val="22"/>
                <w:szCs w:val="22"/>
                <w:lang w:val="es-ES_tradnl"/>
              </w:rPr>
              <w:t xml:space="preserve">CatBoost </w:t>
            </w:r>
            <w:r w:rsidR="002C1BA1" w:rsidRPr="002C1BA1">
              <w:rPr>
                <w:sz w:val="22"/>
                <w:szCs w:val="22"/>
                <w:lang w:val="es-ES_tradnl"/>
              </w:rPr>
              <w:t>Jaramillo et al.</w:t>
            </w:r>
            <w:r w:rsidRPr="00F5604F">
              <w:rPr>
                <w:sz w:val="22"/>
                <w:szCs w:val="22"/>
                <w:lang w:val="es-ES_tradnl"/>
              </w:rPr>
              <w:t xml:space="preserve"> (con leakage)</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D44660" w14:textId="77777777" w:rsidR="003C0D16" w:rsidRPr="00F5604F" w:rsidRDefault="00905BA8">
            <w:pPr>
              <w:jc w:val="center"/>
              <w:rPr>
                <w:lang w:val="es-ES_tradnl"/>
              </w:rPr>
            </w:pPr>
            <w:r w:rsidRPr="00F5604F">
              <w:rPr>
                <w:sz w:val="22"/>
                <w:szCs w:val="22"/>
                <w:lang w:val="es-ES_tradnl"/>
              </w:rPr>
              <w:t>—</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9C81CD" w14:textId="77777777" w:rsidR="003C0D16" w:rsidRPr="00F5604F" w:rsidRDefault="00905BA8">
            <w:pPr>
              <w:jc w:val="center"/>
              <w:rPr>
                <w:lang w:val="es-ES_tradnl"/>
              </w:rPr>
            </w:pPr>
            <w:r w:rsidRPr="00F5604F">
              <w:rPr>
                <w:sz w:val="22"/>
                <w:szCs w:val="22"/>
                <w:lang w:val="es-ES_tradnl"/>
              </w:rPr>
              <w:t>0,8887</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2C86C3" w14:textId="77777777" w:rsidR="003C0D16" w:rsidRPr="00F5604F" w:rsidRDefault="00905BA8">
            <w:pPr>
              <w:jc w:val="center"/>
              <w:rPr>
                <w:lang w:val="es-ES_tradnl"/>
              </w:rPr>
            </w:pPr>
            <w:r w:rsidRPr="00F5604F">
              <w:rPr>
                <w:sz w:val="22"/>
                <w:szCs w:val="22"/>
                <w:lang w:val="es-ES_tradnl"/>
              </w:rPr>
              <w:t>100 %</w:t>
            </w:r>
          </w:p>
        </w:tc>
        <w:tc>
          <w:tcPr>
            <w:tcW w:w="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3AD941" w14:textId="77777777" w:rsidR="003C0D16" w:rsidRPr="00F5604F" w:rsidRDefault="00905BA8">
            <w:pPr>
              <w:jc w:val="center"/>
              <w:rPr>
                <w:lang w:val="es-ES_tradnl"/>
              </w:rPr>
            </w:pPr>
            <w:r w:rsidRPr="00F5604F">
              <w:rPr>
                <w:sz w:val="22"/>
                <w:szCs w:val="22"/>
                <w:lang w:val="es-ES_tradnl"/>
              </w:rPr>
              <w:t>Sí</w:t>
            </w:r>
          </w:p>
        </w:tc>
      </w:tr>
      <w:tr w:rsidR="003C0D16" w:rsidRPr="00F5604F" w14:paraId="01C08FB9"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42D781" w14:textId="1A54E88D" w:rsidR="003C0D16" w:rsidRPr="00F5604F" w:rsidRDefault="00905BA8">
            <w:pPr>
              <w:rPr>
                <w:lang w:val="es-ES_tradnl"/>
              </w:rPr>
            </w:pPr>
            <w:r w:rsidRPr="00F5604F">
              <w:rPr>
                <w:sz w:val="22"/>
                <w:szCs w:val="22"/>
                <w:lang w:val="es-ES_tradnl"/>
              </w:rPr>
              <w:t xml:space="preserve">FIS Mamdani — </w:t>
            </w:r>
            <w:r w:rsidR="002C1BA1" w:rsidRPr="002C1BA1">
              <w:rPr>
                <w:sz w:val="22"/>
                <w:szCs w:val="22"/>
                <w:lang w:val="es-ES_tradnl"/>
              </w:rPr>
              <w:t>Jaramillo et al.</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521B65" w14:textId="77777777" w:rsidR="003C0D16" w:rsidRPr="00F5604F" w:rsidRDefault="00905BA8">
            <w:pPr>
              <w:jc w:val="center"/>
              <w:rPr>
                <w:lang w:val="es-ES_tradnl"/>
              </w:rPr>
            </w:pPr>
            <w:r w:rsidRPr="00F5604F">
              <w:rPr>
                <w:sz w:val="22"/>
                <w:szCs w:val="22"/>
                <w:lang w:val="es-ES_tradnl"/>
              </w:rPr>
              <w:t>717</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F1DFFC" w14:textId="77777777" w:rsidR="003C0D16" w:rsidRPr="00F5604F" w:rsidRDefault="00905BA8">
            <w:pPr>
              <w:jc w:val="center"/>
              <w:rPr>
                <w:lang w:val="es-ES_tradnl"/>
              </w:rPr>
            </w:pPr>
            <w:r w:rsidRPr="00F5604F">
              <w:rPr>
                <w:sz w:val="22"/>
                <w:szCs w:val="22"/>
                <w:lang w:val="es-ES_tradnl"/>
              </w:rPr>
              <w:t>0,4963</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2ABA4F" w14:textId="77777777" w:rsidR="003C0D16" w:rsidRPr="00F5604F" w:rsidRDefault="00905BA8">
            <w:pPr>
              <w:jc w:val="center"/>
              <w:rPr>
                <w:lang w:val="es-ES_tradnl"/>
              </w:rPr>
            </w:pPr>
            <w:r w:rsidRPr="00F5604F">
              <w:rPr>
                <w:sz w:val="22"/>
                <w:szCs w:val="22"/>
                <w:lang w:val="es-ES_tradnl"/>
              </w:rPr>
              <w:t>55,8 %</w:t>
            </w:r>
          </w:p>
        </w:tc>
        <w:tc>
          <w:tcPr>
            <w:tcW w:w="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3A5AF7" w14:textId="77777777" w:rsidR="003C0D16" w:rsidRPr="00F5604F" w:rsidRDefault="00905BA8">
            <w:pPr>
              <w:jc w:val="center"/>
              <w:rPr>
                <w:lang w:val="es-ES_tradnl"/>
              </w:rPr>
            </w:pPr>
            <w:r w:rsidRPr="00F5604F">
              <w:rPr>
                <w:sz w:val="22"/>
                <w:szCs w:val="22"/>
                <w:lang w:val="es-ES_tradnl"/>
              </w:rPr>
              <w:t>Sí</w:t>
            </w:r>
          </w:p>
        </w:tc>
      </w:tr>
      <w:tr w:rsidR="003C0D16" w:rsidRPr="00F5604F" w14:paraId="25CF7310"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566574" w14:textId="77777777" w:rsidR="003C0D16" w:rsidRPr="00F5604F" w:rsidRDefault="00905BA8">
            <w:pPr>
              <w:rPr>
                <w:lang w:val="es-ES_tradnl"/>
              </w:rPr>
            </w:pPr>
            <w:r w:rsidRPr="00F5604F">
              <w:rPr>
                <w:sz w:val="22"/>
                <w:szCs w:val="22"/>
                <w:lang w:val="es-ES_tradnl"/>
              </w:rPr>
              <w:t>CatBoost limpio (Escenario B)</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7EE44B" w14:textId="77777777" w:rsidR="003C0D16" w:rsidRPr="00F5604F" w:rsidRDefault="00905BA8">
            <w:pPr>
              <w:jc w:val="center"/>
              <w:rPr>
                <w:lang w:val="es-ES_tradnl"/>
              </w:rPr>
            </w:pPr>
            <w:r w:rsidRPr="00F5604F">
              <w:rPr>
                <w:sz w:val="22"/>
                <w:szCs w:val="22"/>
                <w:lang w:val="es-ES_tradnl"/>
              </w:rPr>
              <w:t>—</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8D0DD" w14:textId="77777777" w:rsidR="003C0D16" w:rsidRPr="00F5604F" w:rsidRDefault="00905BA8">
            <w:pPr>
              <w:jc w:val="center"/>
              <w:rPr>
                <w:lang w:val="es-ES_tradnl"/>
              </w:rPr>
            </w:pPr>
            <w:r w:rsidRPr="00F5604F">
              <w:rPr>
                <w:sz w:val="22"/>
                <w:szCs w:val="22"/>
                <w:lang w:val="es-ES_tradnl"/>
              </w:rPr>
              <w:t>0,7740</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4169EF" w14:textId="77777777" w:rsidR="003C0D16" w:rsidRPr="00F5604F" w:rsidRDefault="00905BA8">
            <w:pPr>
              <w:jc w:val="center"/>
              <w:rPr>
                <w:lang w:val="es-ES_tradnl"/>
              </w:rPr>
            </w:pPr>
            <w:r w:rsidRPr="00F5604F">
              <w:rPr>
                <w:sz w:val="22"/>
                <w:szCs w:val="22"/>
                <w:lang w:val="es-ES_tradnl"/>
              </w:rPr>
              <w:t>100 %</w:t>
            </w:r>
          </w:p>
        </w:tc>
        <w:tc>
          <w:tcPr>
            <w:tcW w:w="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89996B" w14:textId="77777777" w:rsidR="003C0D16" w:rsidRPr="00F5604F" w:rsidRDefault="00905BA8">
            <w:pPr>
              <w:jc w:val="center"/>
              <w:rPr>
                <w:lang w:val="es-ES_tradnl"/>
              </w:rPr>
            </w:pPr>
            <w:r w:rsidRPr="00F5604F">
              <w:rPr>
                <w:sz w:val="22"/>
                <w:szCs w:val="22"/>
                <w:lang w:val="es-ES_tradnl"/>
              </w:rPr>
              <w:t>No</w:t>
            </w:r>
          </w:p>
        </w:tc>
      </w:tr>
      <w:tr w:rsidR="003C0D16" w:rsidRPr="00F5604F" w14:paraId="339C96E4"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7DECCE" w14:textId="77777777" w:rsidR="003C0D16" w:rsidRPr="00F5604F" w:rsidRDefault="00905BA8">
            <w:pPr>
              <w:rPr>
                <w:lang w:val="es-ES_tradnl"/>
              </w:rPr>
            </w:pPr>
            <w:r w:rsidRPr="00F5604F">
              <w:rPr>
                <w:sz w:val="22"/>
                <w:szCs w:val="22"/>
                <w:lang w:val="es-ES_tradnl"/>
              </w:rPr>
              <w:t>RuleCOSI+ P2 — Este trabajo</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F252F5" w14:textId="77777777" w:rsidR="003C0D16" w:rsidRPr="00F5604F" w:rsidRDefault="00905BA8">
            <w:pPr>
              <w:jc w:val="center"/>
              <w:rPr>
                <w:lang w:val="es-ES_tradnl"/>
              </w:rPr>
            </w:pPr>
            <w:r w:rsidRPr="00F5604F">
              <w:rPr>
                <w:sz w:val="22"/>
                <w:szCs w:val="22"/>
                <w:lang w:val="es-ES_tradnl"/>
              </w:rPr>
              <w:t>5</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55CB8" w14:textId="77777777" w:rsidR="003C0D16" w:rsidRPr="00F5604F" w:rsidRDefault="00905BA8">
            <w:pPr>
              <w:jc w:val="center"/>
              <w:rPr>
                <w:lang w:val="es-ES_tradnl"/>
              </w:rPr>
            </w:pPr>
            <w:r w:rsidRPr="00F5604F">
              <w:rPr>
                <w:sz w:val="22"/>
                <w:szCs w:val="22"/>
                <w:lang w:val="es-ES_tradnl"/>
              </w:rPr>
              <w:t>0,7652</w:t>
            </w:r>
          </w:p>
        </w:tc>
        <w:tc>
          <w:tcPr>
            <w:tcW w:w="1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A2BEE8" w14:textId="77777777" w:rsidR="003C0D16" w:rsidRPr="00F5604F" w:rsidRDefault="00905BA8">
            <w:pPr>
              <w:jc w:val="center"/>
              <w:rPr>
                <w:lang w:val="es-ES_tradnl"/>
              </w:rPr>
            </w:pPr>
            <w:r w:rsidRPr="00F5604F">
              <w:rPr>
                <w:sz w:val="22"/>
                <w:szCs w:val="22"/>
                <w:lang w:val="es-ES_tradnl"/>
              </w:rPr>
              <w:t>98,9 %</w:t>
            </w:r>
          </w:p>
        </w:tc>
        <w:tc>
          <w:tcPr>
            <w:tcW w:w="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82AFBC" w14:textId="77777777" w:rsidR="003C0D16" w:rsidRPr="00F5604F" w:rsidRDefault="00905BA8">
            <w:pPr>
              <w:jc w:val="center"/>
              <w:rPr>
                <w:lang w:val="es-ES_tradnl"/>
              </w:rPr>
            </w:pPr>
            <w:r w:rsidRPr="00F5604F">
              <w:rPr>
                <w:sz w:val="22"/>
                <w:szCs w:val="22"/>
                <w:lang w:val="es-ES_tradnl"/>
              </w:rPr>
              <w:t>No</w:t>
            </w:r>
          </w:p>
        </w:tc>
      </w:tr>
    </w:tbl>
    <w:p w14:paraId="19556945" w14:textId="77777777" w:rsidR="003C0D16" w:rsidRPr="00F5604F" w:rsidRDefault="003C0D16">
      <w:pPr>
        <w:spacing w:after="80"/>
        <w:rPr>
          <w:lang w:val="es-ES_tradnl"/>
        </w:rPr>
      </w:pPr>
    </w:p>
    <w:p w14:paraId="7CB437A2" w14:textId="7111E016" w:rsidR="003C0D16" w:rsidRPr="00F5604F" w:rsidRDefault="00905BA8">
      <w:pPr>
        <w:spacing w:after="120"/>
        <w:jc w:val="both"/>
        <w:rPr>
          <w:lang w:val="es-ES_tradnl"/>
        </w:rPr>
      </w:pPr>
      <w:r w:rsidRPr="00F5604F">
        <w:rPr>
          <w:lang w:val="es-ES_tradnl"/>
        </w:rPr>
        <w:t xml:space="preserve">Los resultados revelan dos contrastes fundamentales. Primero, el FIS de </w:t>
      </w:r>
      <w:r w:rsidR="002C1BA1" w:rsidRPr="002C1BA1">
        <w:rPr>
          <w:lang w:val="es-ES_tradnl"/>
        </w:rPr>
        <w:t>Jaramillo et al.</w:t>
      </w:r>
      <w:r w:rsidRPr="00F5604F">
        <w:rPr>
          <w:lang w:val="es-ES_tradnl"/>
        </w:rPr>
        <w:t xml:space="preserve"> incurre en una pérdida de F1 del 44,2 % respecto a su propio CatBoost de referencia (de 0,8887 a 0,4963). Esta pérdida es atribuible a la combinación de: (a) la alta dimensionalidad del espacio de reglas (717 reglas de 25 árboles), (b) la discretización imprecisa de las variables continuas en conjuntos difusos sin optimización, y (c) el manejo del umbral de decisión en la defuzzificación. En contraste, RuleCOSI+ reduce el modelo de 332 a 5 reglas perdiendo únicamente 1,1 % de F1 (de 0,7740 a 0,7652).</w:t>
      </w:r>
    </w:p>
    <w:p w14:paraId="28C72B34" w14:textId="7E47A8BC" w:rsidR="003C0D16" w:rsidRPr="00F5604F" w:rsidRDefault="00905BA8">
      <w:pPr>
        <w:spacing w:after="120"/>
        <w:jc w:val="both"/>
        <w:rPr>
          <w:lang w:val="es-ES_tradnl"/>
        </w:rPr>
      </w:pPr>
      <w:r w:rsidRPr="00F5604F">
        <w:rPr>
          <w:lang w:val="es-ES_tradnl"/>
        </w:rPr>
        <w:t xml:space="preserve">Segundo, la comparación entre el CatBoost de </w:t>
      </w:r>
      <w:r w:rsidR="002C1BA1" w:rsidRPr="002C1BA1">
        <w:rPr>
          <w:lang w:val="es-ES_tradnl"/>
        </w:rPr>
        <w:t>Jaramillo et al.</w:t>
      </w:r>
      <w:r w:rsidRPr="00F5604F">
        <w:rPr>
          <w:lang w:val="es-ES_tradnl"/>
        </w:rPr>
        <w:t xml:space="preserve"> (F1 = 0,8887, con recoveries) y el CatBoost limpio de este trabajo (F1 = 0,7740, sin recoveries) indica que la variable post-hoc recoveries inflaba artificialmente el rendimiento en 0,1147 puntos de F1. Esta diferencia no refleja capacidad predictiva genuina sino una dependencia espuria aprendida por el modelo de </w:t>
      </w:r>
      <w:r w:rsidR="002C1BA1" w:rsidRPr="002C1BA1">
        <w:rPr>
          <w:lang w:val="es-ES_tradnl"/>
        </w:rPr>
        <w:t>Jaramillo et al.</w:t>
      </w:r>
      <w:r w:rsidRPr="00F5604F">
        <w:rPr>
          <w:lang w:val="es-ES_tradnl"/>
        </w:rPr>
        <w:t xml:space="preserve">: cuando recoveries = 0 (valor de todas las solicitudes nuevas en producción), el modelo de </w:t>
      </w:r>
      <w:r w:rsidR="002C1BA1" w:rsidRPr="002C1BA1">
        <w:rPr>
          <w:lang w:val="es-ES_tradnl"/>
        </w:rPr>
        <w:t>Jaramillo et al.</w:t>
      </w:r>
      <w:r w:rsidRPr="00F5604F">
        <w:rPr>
          <w:lang w:val="es-ES_tradnl"/>
        </w:rPr>
        <w:t xml:space="preserve"> pierde su principal ancla de clasificación. Las cinco reglas del Escenario B, al basarse exclusivamente en variables crediticias disponibles en el momento de la solicitud (puntaje FICO, monto del préstamo, indicador de acuerdo de liquidación), son operacionalmente válidas y desplegables en un entorno de producción real.</w:t>
      </w:r>
    </w:p>
    <w:p w14:paraId="22999737" w14:textId="2FB1420E" w:rsidR="003C0D16" w:rsidRPr="00F5604F" w:rsidRDefault="00905BA8">
      <w:pPr>
        <w:spacing w:after="120"/>
        <w:jc w:val="both"/>
        <w:rPr>
          <w:lang w:val="es-ES_tradnl"/>
        </w:rPr>
      </w:pPr>
      <w:r w:rsidRPr="00F5604F">
        <w:rPr>
          <w:lang w:val="es-ES_tradnl"/>
        </w:rPr>
        <w:t xml:space="preserve">Los resultados de este trabajo tienen tres implicaciones prácticas relevantes. Primera, la reducción de 332 a 5 reglas (REDU = 0,9849) con pérdida mínima de rendimiento representa un equilibrio favorable entre interpretabilidad y precisión: cinco reglas pueden ser revisadas, validadas y comunicadas por analistas de riesgo sin herramientas especializadas, mientras que </w:t>
      </w:r>
      <w:r w:rsidRPr="00F5604F">
        <w:rPr>
          <w:lang w:val="es-ES_tradnl"/>
        </w:rPr>
        <w:t xml:space="preserve">332 reglas requieren técnicas avanzadas de explicabilidad. Segunda, la corrección del data leakage no solo es metodológicamente necesaria sino que también tiene implicaciones regulatorias: un modelo que utiliza recoveries en producción estaría tomando decisiones basadas en información que aún no existe, lo que podría constituir una violación de requisitos de equidad y transparencia en sistemas de crédito. Tercera, la comparación directa con el FIS de </w:t>
      </w:r>
      <w:r w:rsidR="002C1BA1" w:rsidRPr="002C1BA1">
        <w:rPr>
          <w:lang w:val="es-ES_tradnl"/>
        </w:rPr>
        <w:t>Jaramillo et al.</w:t>
      </w:r>
      <w:r w:rsidRPr="00F5604F">
        <w:rPr>
          <w:lang w:val="es-ES_tradnl"/>
        </w:rPr>
        <w:t xml:space="preserve"> muestra que la fuzzificación, aplicada sin optimización de funciones de membresía, puede degradar severamente el rendimiento. La extracción de reglas crisp mediante RuleCOSI+ ofrece una alternativa más robusta que puede complementarse con una fuzzificación cuidadosamente calibrada en trabajos futuros.</w:t>
      </w:r>
    </w:p>
    <w:p w14:paraId="794AE807" w14:textId="77777777" w:rsidR="003C0D16" w:rsidRPr="00F5604F" w:rsidRDefault="00905BA8">
      <w:pPr>
        <w:rPr>
          <w:lang w:val="es-ES_tradnl"/>
        </w:rPr>
      </w:pPr>
      <w:r w:rsidRPr="00F5604F">
        <w:rPr>
          <w:lang w:val="es-ES_tradnl"/>
        </w:rPr>
        <w:br w:type="page"/>
      </w:r>
    </w:p>
    <w:p w14:paraId="49B44695" w14:textId="77777777" w:rsidR="003C0D16" w:rsidRPr="00F5604F" w:rsidRDefault="00905BA8">
      <w:pPr>
        <w:pStyle w:val="Ttulo1"/>
        <w:rPr>
          <w:lang w:val="es-ES_tradnl"/>
        </w:rPr>
      </w:pPr>
      <w:r w:rsidRPr="00F5604F">
        <w:rPr>
          <w:lang w:val="es-ES_tradnl"/>
        </w:rPr>
        <w:lastRenderedPageBreak/>
        <w:t xml:space="preserve">6. </w:t>
      </w:r>
      <w:commentRangeStart w:id="97"/>
      <w:commentRangeStart w:id="98"/>
      <w:r w:rsidRPr="00F5604F">
        <w:rPr>
          <w:lang w:val="es-ES_tradnl"/>
        </w:rPr>
        <w:t>Conclusiones</w:t>
      </w:r>
      <w:commentRangeEnd w:id="97"/>
      <w:r w:rsidR="006D6CC8" w:rsidRPr="00F5604F">
        <w:rPr>
          <w:rStyle w:val="Refdecomentario"/>
          <w:sz w:val="32"/>
          <w:szCs w:val="32"/>
          <w:lang w:val="es-ES_tradnl"/>
        </w:rPr>
        <w:commentReference w:id="97"/>
      </w:r>
      <w:commentRangeEnd w:id="98"/>
      <w:r w:rsidR="006303F0" w:rsidRPr="00F5604F">
        <w:rPr>
          <w:rStyle w:val="Refdecomentario"/>
          <w:sz w:val="32"/>
          <w:szCs w:val="32"/>
          <w:lang w:val="es-ES_tradnl"/>
        </w:rPr>
        <w:commentReference w:id="98"/>
      </w:r>
    </w:p>
    <w:p w14:paraId="2404AD81" w14:textId="77777777" w:rsidR="003C0D16" w:rsidRPr="00F5604F" w:rsidRDefault="00905BA8">
      <w:pPr>
        <w:spacing w:after="120"/>
        <w:jc w:val="both"/>
        <w:rPr>
          <w:lang w:val="es-ES_tradnl"/>
        </w:rPr>
      </w:pPr>
      <w:r w:rsidRPr="00F5604F">
        <w:rPr>
          <w:lang w:val="es-ES_tradnl"/>
        </w:rPr>
        <w:t>Este trabajo abordó el problema de la interpretabilidad en modelos de scoring crediticio de alto rendimiento, con el objetivo de extraer reglas comprensibles a partir de un CatBoost entrenado sobre el dataset de LendingClub. Los resultados permiten formular las siguientes conclusiones:</w:t>
      </w:r>
    </w:p>
    <w:p w14:paraId="6280EC80" w14:textId="77777777" w:rsidR="003C0D16" w:rsidRPr="00F5604F" w:rsidRDefault="00905BA8">
      <w:pPr>
        <w:spacing w:before="120" w:after="80"/>
        <w:rPr>
          <w:lang w:val="es-ES_tradnl"/>
        </w:rPr>
      </w:pPr>
      <w:r w:rsidRPr="00F5604F">
        <w:rPr>
          <w:b/>
          <w:bCs/>
          <w:lang w:val="es-ES_tradnl"/>
        </w:rPr>
        <w:t>1. Extracción eficiente de reglas crisp con retención de rendimiento casi completa.</w:t>
      </w:r>
    </w:p>
    <w:p w14:paraId="06FDE503" w14:textId="77777777" w:rsidR="003C0D16" w:rsidRPr="00F5604F" w:rsidRDefault="00905BA8">
      <w:pPr>
        <w:spacing w:after="120"/>
        <w:jc w:val="both"/>
        <w:rPr>
          <w:lang w:val="es-ES_tradnl"/>
        </w:rPr>
      </w:pPr>
      <w:r w:rsidRPr="00F5604F">
        <w:rPr>
          <w:lang w:val="es-ES_tradnl"/>
        </w:rPr>
        <w:t>La configuración Pareto-óptima seleccionada (α = 0,50, β = 0,01, c = 0,10) produce cinco reglas crisp con un F1-score de 0,7652 sobre el conjunto de prueba, lo que representa el 98,9 % del rendimiento del CatBoost de referencia (F1 = 0,7740). La Reducción de Reglas es REDU = 0,9849: el modelo pasa de 332 reglas activas a 5, manteniendo casi toda su capacidad predictiva.</w:t>
      </w:r>
    </w:p>
    <w:p w14:paraId="554756E4" w14:textId="3BA49976" w:rsidR="003C0D16" w:rsidRPr="00F5604F" w:rsidRDefault="00905BA8">
      <w:pPr>
        <w:spacing w:before="80" w:after="80"/>
        <w:rPr>
          <w:lang w:val="es-ES_tradnl"/>
        </w:rPr>
      </w:pPr>
      <w:r w:rsidRPr="00F5604F">
        <w:rPr>
          <w:b/>
          <w:bCs/>
          <w:lang w:val="es-ES_tradnl"/>
        </w:rPr>
        <w:t xml:space="preserve">2. Corrección de una fuga de información presente en el trabajo previo de </w:t>
      </w:r>
      <w:r w:rsidR="002C1BA1" w:rsidRPr="002C1BA1">
        <w:rPr>
          <w:b/>
          <w:bCs/>
          <w:lang w:val="es-ES_tradnl"/>
        </w:rPr>
        <w:t>Jaramillo et al. (2024)</w:t>
      </w:r>
      <w:r w:rsidRPr="00F5604F">
        <w:rPr>
          <w:b/>
          <w:bCs/>
          <w:lang w:val="es-ES_tradnl"/>
        </w:rPr>
        <w:t>.</w:t>
      </w:r>
    </w:p>
    <w:p w14:paraId="2CDD4883" w14:textId="77777777" w:rsidR="003C0D16" w:rsidRPr="00F5604F" w:rsidRDefault="00905BA8">
      <w:pPr>
        <w:spacing w:after="120"/>
        <w:jc w:val="both"/>
        <w:rPr>
          <w:lang w:val="es-ES_tradnl"/>
        </w:rPr>
      </w:pPr>
      <w:r w:rsidRPr="00F5604F">
        <w:rPr>
          <w:lang w:val="es-ES_tradnl"/>
        </w:rPr>
        <w:t>La variable recoveries es post-hoc: su valor solo se conoce después de producido el incumplimiento. Al eliminarla antes de cualquier entrenamiento, el modelo aprende exclusivamente de variables disponibles en el momento de la decisión crediticia. El Escenario A (con recoveries) confirma el problema: con α = 0,95, ninguna regla se extrae porque la única condición de alta confianza involucra recoveries y, al filtrarla, no queda ninguna regla activa. El Escenario B (sin recoveries) demuestra que sin la variabl</w:t>
      </w:r>
      <w:r w:rsidRPr="00F5604F">
        <w:rPr>
          <w:lang w:val="es-ES_tradnl"/>
        </w:rPr>
        <w:t>e espuria el modelo construye cinco reglas basadas en indicadores crediticios legítimos (FICO, monto del préstamo, historial de liquidaciones). Este hallazgo tiene relevancia directa para la aplicabilidad de los modelos en producción y para el cumplimiento de marcos regulatorios de explicabilidad.</w:t>
      </w:r>
    </w:p>
    <w:p w14:paraId="4033A1B5" w14:textId="77777777" w:rsidR="003C0D16" w:rsidRPr="00F5604F" w:rsidRDefault="00905BA8">
      <w:pPr>
        <w:spacing w:before="80" w:after="80"/>
        <w:rPr>
          <w:lang w:val="es-ES_tradnl"/>
        </w:rPr>
      </w:pPr>
      <w:r w:rsidRPr="00F5604F">
        <w:rPr>
          <w:b/>
          <w:bCs/>
          <w:lang w:val="es-ES_tradnl"/>
        </w:rPr>
        <w:t>3. Superioridad del enfoque RuleCOSI+ frente al FIS de Mamdani en la tarea evaluada.</w:t>
      </w:r>
    </w:p>
    <w:p w14:paraId="17CF679C" w14:textId="37AF5090" w:rsidR="003C0D16" w:rsidRPr="00F5604F" w:rsidRDefault="00905BA8">
      <w:pPr>
        <w:spacing w:after="120"/>
        <w:jc w:val="both"/>
        <w:rPr>
          <w:lang w:val="es-ES_tradnl"/>
        </w:rPr>
      </w:pPr>
      <w:r w:rsidRPr="00F5604F">
        <w:rPr>
          <w:lang w:val="es-ES_tradnl"/>
        </w:rPr>
        <w:t xml:space="preserve">El FIS de Mamdani implementado en el trabajo de </w:t>
      </w:r>
      <w:r w:rsidR="002C1BA1" w:rsidRPr="002C1BA1">
        <w:rPr>
          <w:lang w:val="es-ES_tradnl"/>
        </w:rPr>
        <w:t>Jaramillo et al. (2024)</w:t>
      </w:r>
      <w:r w:rsidRPr="00F5604F">
        <w:rPr>
          <w:lang w:val="es-ES_tradnl"/>
        </w:rPr>
        <w:t xml:space="preserve"> perdió el 44,2 % del F1-score del modelo base al construir 717 reglas difusas desde 25 árboles. El enfoque de este trabajo, que extrae 5 reglas crisp desde 17 árboles mediante RuleCOSI+, pierde únicamente el 1,1 %. Esta diferencia sugiere que la pérdida en el trabajo de </w:t>
      </w:r>
      <w:r w:rsidR="002C1BA1" w:rsidRPr="002C1BA1">
        <w:rPr>
          <w:lang w:val="es-ES_tradnl"/>
        </w:rPr>
        <w:t>Jaramillo et al.</w:t>
      </w:r>
      <w:r w:rsidRPr="00F5604F">
        <w:rPr>
          <w:lang w:val="es-ES_tradnl"/>
        </w:rPr>
        <w:t xml:space="preserve"> no se debe a una limitación inherente del paradigma difuso, sino a las decisiones de diseño del FIS (número de árboles fuente, funciones de membresía sin optimización, umbral de defuzzificación). Las cinco reglas crisp obtenidas aquí son directamente traducibles a términos lingüísticos difusos, lo que hace factible construir un FIS de alta precisión como extensión futura.</w:t>
      </w:r>
    </w:p>
    <w:p w14:paraId="0AC690C2" w14:textId="77777777" w:rsidR="003C0D16" w:rsidRPr="00F5604F" w:rsidRDefault="00905BA8">
      <w:pPr>
        <w:spacing w:before="80" w:after="80"/>
        <w:rPr>
          <w:lang w:val="es-ES_tradnl"/>
        </w:rPr>
      </w:pPr>
      <w:r w:rsidRPr="00F5604F">
        <w:rPr>
          <w:b/>
          <w:bCs/>
          <w:lang w:val="es-ES_tradnl"/>
        </w:rPr>
        <w:t>4. La frontera de Pareto como herramienta objetiva de selección.</w:t>
      </w:r>
    </w:p>
    <w:p w14:paraId="7EAC2815" w14:textId="77777777" w:rsidR="003C0D16" w:rsidRPr="00F5604F" w:rsidRDefault="00905BA8">
      <w:pPr>
        <w:spacing w:after="120"/>
        <w:jc w:val="both"/>
        <w:rPr>
          <w:lang w:val="es-ES_tradnl"/>
        </w:rPr>
      </w:pPr>
      <w:r w:rsidRPr="00F5604F">
        <w:rPr>
          <w:lang w:val="es-ES_tradnl"/>
        </w:rPr>
        <w:t xml:space="preserve">La construcción explícita de la frontera de Pareto en el espacio (n_reglas, F1_test) permitió identificar tres configuraciones no dominadas y seleccionar P2 como el punto de mayor equilibrio mediante el criterio del codo: pasar de 2 a 5 reglas recupera 0,0061 de F1 adicional (ganancia relevante); pasar de 5 a 23 reglas solo aporta 0,0019 de F1 con 18 reglas adicionales (ganancia marginal despreciable). Este procedimiento puede aplicarse directamente a otros problemas de extracción de reglas donde se busque </w:t>
      </w:r>
      <w:r w:rsidRPr="00F5604F">
        <w:rPr>
          <w:lang w:val="es-ES_tradnl"/>
        </w:rPr>
        <w:t>equilibrar compresión y rendimiento.</w:t>
      </w:r>
    </w:p>
    <w:p w14:paraId="5A97B84A" w14:textId="77777777" w:rsidR="001D647C" w:rsidRDefault="001D647C" w:rsidP="001D647C">
      <w:pPr>
        <w:rPr>
          <w:b/>
        </w:rPr>
      </w:pPr>
      <w:r w:rsidRPr="001D647C">
        <w:rPr>
          <w:b/>
        </w:rPr>
        <w:t>5. Limitaciones de la investigación.</w:t>
      </w:r>
    </w:p>
    <w:p w14:paraId="4B5A5821" w14:textId="7C621A4B" w:rsidR="001D647C" w:rsidRPr="001D647C" w:rsidRDefault="001D647C" w:rsidP="001D647C">
      <w:r w:rsidRPr="001D647C">
        <w:t xml:space="preserve">Los resultados deben interpretarse considerando varias limitaciones. Primero, el estudio se basa en un único dataset (LendingClub, mercado estadounidense), por lo que la generalización de las reglas a otras carteras o contextos regulatorios no está garantizada. Segundo, la traducción lingüística de las reglas es conceptual: no se implementó ni validó un FIS ejecutable, de modo que la viabilidad de un sistema difuso de alta precisión construido sobre estas reglas permanece como hipótesis. Tercero, la comparación con Jaramillo et al. (2024) está condicionada por diferencias de configuración entre ambos trabajos (número de árboles fuente y esquemas de partición), por lo que las brechas reportadas combinan el efecto </w:t>
      </w:r>
      <w:r w:rsidRPr="001D647C">
        <w:lastRenderedPageBreak/>
        <w:t>del método y el de dichas diferencias. Finalmente, la selección de la configuración óptima mediante el criterio del codo depende del grid explorado; otros espacios de búsqueda podrían producir fronteras de Pareto distintas.</w:t>
      </w:r>
    </w:p>
    <w:p w14:paraId="2D8AA404" w14:textId="233AB9F3" w:rsidR="003C0D16" w:rsidRPr="00F5604F" w:rsidRDefault="001D647C">
      <w:pPr>
        <w:spacing w:before="80" w:after="80"/>
        <w:rPr>
          <w:lang w:val="es-ES_tradnl"/>
        </w:rPr>
      </w:pPr>
      <w:r>
        <w:rPr>
          <w:b/>
          <w:bCs/>
          <w:lang w:val="es-ES_tradnl"/>
        </w:rPr>
        <w:t>6. Trabajo futuro.</w:t>
      </w:r>
    </w:p>
    <w:p w14:paraId="3AC306FE" w14:textId="77777777" w:rsidR="003C0D16" w:rsidRPr="00F5604F" w:rsidRDefault="00905BA8">
      <w:pPr>
        <w:spacing w:after="120"/>
        <w:jc w:val="both"/>
        <w:rPr>
          <w:lang w:val="es-ES_tradnl"/>
        </w:rPr>
      </w:pPr>
      <w:r w:rsidRPr="00F5604F">
        <w:rPr>
          <w:lang w:val="es-ES_tradnl"/>
        </w:rPr>
        <w:t>Las extensiones naturales de este trabajo incluyen: (a) fuzzificación calibrada de las cinco reglas crisp mediante optimización de funciones de membresía con datos históricos, para construir un FIS de alta precisión; (b) validación del pipeline en otros datasets de crédito (e.g., German Credit, Give Me Some Credit) para evaluar la generalización; (c) incorporación de restricciones de equidad (fairness) en el proceso de selección de reglas; y (d) exploración de técnicas de explicabilidad post-hoc (SHAP, LIME</w:t>
      </w:r>
      <w:r w:rsidRPr="00F5604F">
        <w:rPr>
          <w:lang w:val="es-ES_tradnl"/>
        </w:rPr>
        <w:t>) complementarias a las reglas crisp para usuarios no técnicos.</w:t>
      </w:r>
    </w:p>
    <w:p w14:paraId="66F01A6F" w14:textId="77777777" w:rsidR="003C0D16" w:rsidRPr="00F5604F" w:rsidRDefault="00905BA8">
      <w:pPr>
        <w:spacing w:after="120"/>
        <w:jc w:val="both"/>
        <w:rPr>
          <w:lang w:val="es-ES_tradnl"/>
        </w:rPr>
      </w:pPr>
      <w:r w:rsidRPr="00F5604F">
        <w:rPr>
          <w:lang w:val="es-ES_tradnl"/>
        </w:rPr>
        <w:t>En síntesis, esta tesis demuestra que es posible comprimir un modelo CatBoost de 332 reglas activas a 5 reglas interpretables, retener el 98,9 % del rendimiento, y hacerlo sobre datos libres de fuga de información. Las cinco reglas resultantes son auditables, comunicables a reguladores y desplegables en un entorno de producción real, lo que las convierte en una herramienta concreta para la toma de decisiones crediticias transparente y responsable.</w:t>
      </w:r>
    </w:p>
    <w:p w14:paraId="2432FE33" w14:textId="77777777" w:rsidR="003C0D16" w:rsidRPr="00F5604F" w:rsidRDefault="00905BA8">
      <w:pPr>
        <w:rPr>
          <w:lang w:val="es-ES_tradnl"/>
        </w:rPr>
      </w:pPr>
      <w:r w:rsidRPr="00F5604F">
        <w:rPr>
          <w:lang w:val="es-ES_tradnl"/>
        </w:rPr>
        <w:br w:type="page"/>
      </w:r>
    </w:p>
    <w:p w14:paraId="534EB741" w14:textId="77777777" w:rsidR="003C0D16" w:rsidRPr="00B72B37" w:rsidRDefault="00905BA8">
      <w:pPr>
        <w:pStyle w:val="Ttulo1"/>
        <w:rPr>
          <w:lang w:val="en-US"/>
          <w:rPrChange w:id="99" w:author="Danilo" w:date="2026-07-08T17:50:00Z" w16du:dateUtc="2026-07-08T22:50:00Z">
            <w:rPr>
              <w:lang w:val="es-ES_tradnl"/>
            </w:rPr>
          </w:rPrChange>
        </w:rPr>
      </w:pPr>
      <w:r w:rsidRPr="00B72B37">
        <w:rPr>
          <w:lang w:val="en-US"/>
          <w:rPrChange w:id="100" w:author="Danilo" w:date="2026-07-08T17:50:00Z" w16du:dateUtc="2026-07-08T22:50:00Z">
            <w:rPr>
              <w:lang w:val="es-ES_tradnl"/>
            </w:rPr>
          </w:rPrChange>
        </w:rPr>
        <w:lastRenderedPageBreak/>
        <w:t>7. Referencias</w:t>
      </w:r>
    </w:p>
    <w:p w14:paraId="0DD91275" w14:textId="77777777" w:rsidR="003C0D16" w:rsidRPr="00B72B37" w:rsidRDefault="00905BA8">
      <w:pPr>
        <w:spacing w:after="120"/>
        <w:jc w:val="both"/>
        <w:rPr>
          <w:lang w:val="en-US"/>
          <w:rPrChange w:id="101" w:author="Danilo" w:date="2026-07-08T17:50:00Z" w16du:dateUtc="2026-07-08T22:50:00Z">
            <w:rPr>
              <w:lang w:val="es-ES_tradnl"/>
            </w:rPr>
          </w:rPrChange>
        </w:rPr>
      </w:pPr>
      <w:r w:rsidRPr="00B72B37">
        <w:rPr>
          <w:lang w:val="en-US"/>
          <w:rPrChange w:id="102" w:author="Danilo" w:date="2026-07-08T17:50:00Z" w16du:dateUtc="2026-07-08T22:50:00Z">
            <w:rPr>
              <w:lang w:val="es-ES_tradnl"/>
            </w:rPr>
          </w:rPrChange>
        </w:rPr>
        <w:t>[1] L. Obregón y A. Jung, "RuleCOSI+: Rule Extraction Algorithm for Accurate and Interpretable Classification", Expert Systems with Applications, vol. 216, pp. 119 432, 2023. https://doi.org/10.1016/j.eswa.2022.119432</w:t>
      </w:r>
    </w:p>
    <w:p w14:paraId="5BA5BDD0" w14:textId="77777777" w:rsidR="003C0D16" w:rsidRPr="00B72B37" w:rsidRDefault="003C0D16">
      <w:pPr>
        <w:spacing w:after="80"/>
        <w:rPr>
          <w:lang w:val="en-US"/>
          <w:rPrChange w:id="103" w:author="Danilo" w:date="2026-07-08T17:50:00Z" w16du:dateUtc="2026-07-08T22:50:00Z">
            <w:rPr>
              <w:lang w:val="es-ES_tradnl"/>
            </w:rPr>
          </w:rPrChange>
        </w:rPr>
      </w:pPr>
    </w:p>
    <w:p w14:paraId="006FADF5" w14:textId="77777777" w:rsidR="003C0D16" w:rsidRPr="00B72B37" w:rsidRDefault="00905BA8">
      <w:pPr>
        <w:spacing w:after="120"/>
        <w:jc w:val="both"/>
        <w:rPr>
          <w:lang w:val="en-US"/>
          <w:rPrChange w:id="104" w:author="Danilo" w:date="2026-07-08T17:50:00Z" w16du:dateUtc="2026-07-08T22:50:00Z">
            <w:rPr>
              <w:lang w:val="es-ES_tradnl"/>
            </w:rPr>
          </w:rPrChange>
        </w:rPr>
      </w:pPr>
      <w:r w:rsidRPr="00B72B37">
        <w:rPr>
          <w:lang w:val="en-US"/>
          <w:rPrChange w:id="105" w:author="Danilo" w:date="2026-07-08T17:50:00Z" w16du:dateUtc="2026-07-08T22:50:00Z">
            <w:rPr>
              <w:lang w:val="es-ES_tradnl"/>
            </w:rPr>
          </w:rPrChange>
        </w:rPr>
        <w:t>[2] A. V. Dorogush, V. Ershov, y A. Gulin, "CatBoost: gradient boosting with categorical features support", arXiv:1810.11363, 2018. https://arxiv.org/abs/1810.11363</w:t>
      </w:r>
    </w:p>
    <w:p w14:paraId="577137DD" w14:textId="77777777" w:rsidR="003C0D16" w:rsidRPr="00B72B37" w:rsidRDefault="003C0D16">
      <w:pPr>
        <w:spacing w:after="80"/>
        <w:rPr>
          <w:lang w:val="en-US"/>
          <w:rPrChange w:id="106" w:author="Danilo" w:date="2026-07-08T17:50:00Z" w16du:dateUtc="2026-07-08T22:50:00Z">
            <w:rPr>
              <w:lang w:val="es-ES_tradnl"/>
            </w:rPr>
          </w:rPrChange>
        </w:rPr>
      </w:pPr>
    </w:p>
    <w:p w14:paraId="2D790B67" w14:textId="77777777" w:rsidR="003C0D16" w:rsidRPr="00B72B37" w:rsidRDefault="00905BA8">
      <w:pPr>
        <w:spacing w:after="120"/>
        <w:jc w:val="both"/>
        <w:rPr>
          <w:lang w:val="en-US"/>
          <w:rPrChange w:id="107" w:author="Danilo" w:date="2026-07-08T17:50:00Z" w16du:dateUtc="2026-07-08T22:50:00Z">
            <w:rPr>
              <w:lang w:val="es-ES_tradnl"/>
            </w:rPr>
          </w:rPrChange>
        </w:rPr>
      </w:pPr>
      <w:r w:rsidRPr="00B72B37">
        <w:rPr>
          <w:lang w:val="en-US"/>
          <w:rPrChange w:id="108" w:author="Danilo" w:date="2026-07-08T17:50:00Z" w16du:dateUtc="2026-07-08T22:50:00Z">
            <w:rPr>
              <w:lang w:val="es-ES_tradnl"/>
            </w:rPr>
          </w:rPrChange>
        </w:rPr>
        <w:t>[3] G. Ke, Q. Meng, T. Finley, T. Wang, W. Chen, W. Ma, Q. Ye y T.-Y. Liu, "LightGBM: A Highly Efficient Gradient Boosting Decision Tree", en Advances in Neural Information Processing Systems (NeurIPS), pp. 3149–3157, 2017.</w:t>
      </w:r>
    </w:p>
    <w:p w14:paraId="17B745DD" w14:textId="77777777" w:rsidR="003C0D16" w:rsidRPr="00B72B37" w:rsidRDefault="003C0D16">
      <w:pPr>
        <w:spacing w:after="80"/>
        <w:rPr>
          <w:lang w:val="en-US"/>
          <w:rPrChange w:id="109" w:author="Danilo" w:date="2026-07-08T17:50:00Z" w16du:dateUtc="2026-07-08T22:50:00Z">
            <w:rPr>
              <w:lang w:val="es-ES_tradnl"/>
            </w:rPr>
          </w:rPrChange>
        </w:rPr>
      </w:pPr>
    </w:p>
    <w:p w14:paraId="6CFFE1C9" w14:textId="77777777" w:rsidR="003C0D16" w:rsidRPr="00B72B37" w:rsidRDefault="00905BA8">
      <w:pPr>
        <w:spacing w:after="120"/>
        <w:jc w:val="both"/>
        <w:rPr>
          <w:lang w:val="en-US"/>
          <w:rPrChange w:id="110" w:author="Danilo" w:date="2026-07-08T17:50:00Z" w16du:dateUtc="2026-07-08T22:50:00Z">
            <w:rPr>
              <w:lang w:val="es-ES_tradnl"/>
            </w:rPr>
          </w:rPrChange>
        </w:rPr>
      </w:pPr>
      <w:r w:rsidRPr="00B72B37">
        <w:rPr>
          <w:lang w:val="en-US"/>
          <w:rPrChange w:id="111" w:author="Danilo" w:date="2026-07-08T17:50:00Z" w16du:dateUtc="2026-07-08T22:50:00Z">
            <w:rPr>
              <w:lang w:val="es-ES_tradnl"/>
            </w:rPr>
          </w:rPrChange>
        </w:rPr>
        <w:t>[4] T. Chen y C. Guestrin, "XGBoost: A Scalable Tree Boosting System", en Proceedings of the 22nd ACM SIGKDD International Conference on Knowledge Discovery and Data Mining (KDD), pp. 785–794, 2016. https://doi.org/10.1145/2939672.2939785</w:t>
      </w:r>
    </w:p>
    <w:p w14:paraId="2F85C632" w14:textId="77777777" w:rsidR="003C0D16" w:rsidRPr="00B72B37" w:rsidRDefault="003C0D16">
      <w:pPr>
        <w:spacing w:after="80"/>
        <w:rPr>
          <w:lang w:val="en-US"/>
          <w:rPrChange w:id="112" w:author="Danilo" w:date="2026-07-08T17:50:00Z" w16du:dateUtc="2026-07-08T22:50:00Z">
            <w:rPr>
              <w:lang w:val="es-ES_tradnl"/>
            </w:rPr>
          </w:rPrChange>
        </w:rPr>
      </w:pPr>
    </w:p>
    <w:p w14:paraId="3A112E7A" w14:textId="77777777" w:rsidR="003C0D16" w:rsidRPr="00B72B37" w:rsidRDefault="00905BA8">
      <w:pPr>
        <w:spacing w:after="120"/>
        <w:jc w:val="both"/>
        <w:rPr>
          <w:lang w:val="en-US"/>
          <w:rPrChange w:id="113" w:author="Danilo" w:date="2026-07-08T17:50:00Z" w16du:dateUtc="2026-07-08T22:50:00Z">
            <w:rPr>
              <w:lang w:val="es-ES_tradnl"/>
            </w:rPr>
          </w:rPrChange>
        </w:rPr>
      </w:pPr>
      <w:r w:rsidRPr="00B72B37">
        <w:rPr>
          <w:lang w:val="en-US"/>
          <w:rPrChange w:id="114" w:author="Danilo" w:date="2026-07-08T17:50:00Z" w16du:dateUtc="2026-07-08T22:50:00Z">
            <w:rPr>
              <w:lang w:val="es-ES_tradnl"/>
            </w:rPr>
          </w:rPrChange>
        </w:rPr>
        <w:t>[5] L. Breiman, "Random Forests", Machine Learning, vol. 45, no. 1, pp. 5–32, 2001. https://doi.org/10.1023/A:1010933404324</w:t>
      </w:r>
    </w:p>
    <w:p w14:paraId="4030CEA5" w14:textId="77777777" w:rsidR="003C0D16" w:rsidRPr="00B72B37" w:rsidRDefault="003C0D16">
      <w:pPr>
        <w:spacing w:after="80"/>
        <w:rPr>
          <w:lang w:val="en-US"/>
          <w:rPrChange w:id="115" w:author="Danilo" w:date="2026-07-08T17:50:00Z" w16du:dateUtc="2026-07-08T22:50:00Z">
            <w:rPr>
              <w:lang w:val="es-ES_tradnl"/>
            </w:rPr>
          </w:rPrChange>
        </w:rPr>
      </w:pPr>
    </w:p>
    <w:p w14:paraId="2B745EFE" w14:textId="77777777" w:rsidR="003C0D16" w:rsidRPr="00B72B37" w:rsidRDefault="00905BA8">
      <w:pPr>
        <w:spacing w:after="120"/>
        <w:jc w:val="both"/>
        <w:rPr>
          <w:lang w:val="en-US"/>
          <w:rPrChange w:id="116" w:author="Danilo" w:date="2026-07-08T17:50:00Z" w16du:dateUtc="2026-07-08T22:50:00Z">
            <w:rPr>
              <w:lang w:val="es-ES_tradnl"/>
            </w:rPr>
          </w:rPrChange>
        </w:rPr>
      </w:pPr>
      <w:r w:rsidRPr="00B72B37">
        <w:rPr>
          <w:lang w:val="en-US"/>
          <w:rPrChange w:id="117" w:author="Danilo" w:date="2026-07-08T17:50:00Z" w16du:dateUtc="2026-07-08T22:50:00Z">
            <w:rPr>
              <w:lang w:val="es-ES_tradnl"/>
            </w:rPr>
          </w:rPrChange>
        </w:rPr>
        <w:t>[6] E. Bauer y R. Kohavi, "An Empirical Comparison of Voting Classification Algorithms: Bagging, Boosting, and Variants", Machine Learning, vol. 36, no. 1–2, pp. 105–139, 1999. https://doi.org/10.1023/A:1007515423169</w:t>
      </w:r>
    </w:p>
    <w:p w14:paraId="2A6D01F4" w14:textId="77777777" w:rsidR="003C0D16" w:rsidRPr="00B72B37" w:rsidRDefault="003C0D16">
      <w:pPr>
        <w:spacing w:after="80"/>
        <w:rPr>
          <w:lang w:val="en-US"/>
          <w:rPrChange w:id="118" w:author="Danilo" w:date="2026-07-08T17:50:00Z" w16du:dateUtc="2026-07-08T22:50:00Z">
            <w:rPr>
              <w:lang w:val="es-ES_tradnl"/>
            </w:rPr>
          </w:rPrChange>
        </w:rPr>
      </w:pPr>
    </w:p>
    <w:p w14:paraId="32F0B2A7" w14:textId="77777777" w:rsidR="003C0D16" w:rsidRPr="00F5604F" w:rsidRDefault="00905BA8">
      <w:pPr>
        <w:spacing w:after="120"/>
        <w:jc w:val="both"/>
        <w:rPr>
          <w:lang w:val="es-ES_tradnl"/>
        </w:rPr>
      </w:pPr>
      <w:r w:rsidRPr="00F5604F">
        <w:rPr>
          <w:lang w:val="es-ES_tradnl"/>
        </w:rPr>
        <w:t>[7] B. Jaramillo, "Extracción de Reglas Difusas desde Árboles de Decisión para Scoring Crediticio", Tesis de Maestría, Universidad San Francisco de Quito, 2024.</w:t>
      </w:r>
    </w:p>
    <w:p w14:paraId="57026F4F" w14:textId="77777777" w:rsidR="003C0D16" w:rsidRPr="00F5604F" w:rsidRDefault="003C0D16">
      <w:pPr>
        <w:spacing w:after="80"/>
        <w:rPr>
          <w:lang w:val="es-ES_tradnl"/>
        </w:rPr>
      </w:pPr>
    </w:p>
    <w:p w14:paraId="1374FDD9" w14:textId="77777777" w:rsidR="003C0D16" w:rsidRPr="00B72B37" w:rsidRDefault="00905BA8">
      <w:pPr>
        <w:spacing w:after="120"/>
        <w:jc w:val="both"/>
        <w:rPr>
          <w:lang w:val="en-US"/>
          <w:rPrChange w:id="119" w:author="Danilo" w:date="2026-07-08T17:50:00Z" w16du:dateUtc="2026-07-08T22:50:00Z">
            <w:rPr>
              <w:lang w:val="es-ES_tradnl"/>
            </w:rPr>
          </w:rPrChange>
        </w:rPr>
      </w:pPr>
      <w:r w:rsidRPr="00B72B37">
        <w:rPr>
          <w:lang w:val="en-US"/>
          <w:rPrChange w:id="120" w:author="Danilo" w:date="2026-07-08T17:50:00Z" w16du:dateUtc="2026-07-08T22:50:00Z">
            <w:rPr>
              <w:lang w:val="es-ES_tradnl"/>
            </w:rPr>
          </w:rPrChange>
        </w:rPr>
        <w:t>[8] L.-A. Zadeh, "Fuzzy sets", Information and Control, vol. 8, no. 3, pp. 338–353, 1965. https://doi.org/10.1016/S0019-9958(65)90241-X</w:t>
      </w:r>
    </w:p>
    <w:p w14:paraId="0A3B20A3" w14:textId="77777777" w:rsidR="003C0D16" w:rsidRPr="00B72B37" w:rsidRDefault="003C0D16">
      <w:pPr>
        <w:spacing w:after="80"/>
        <w:rPr>
          <w:lang w:val="en-US"/>
          <w:rPrChange w:id="121" w:author="Danilo" w:date="2026-07-08T17:50:00Z" w16du:dateUtc="2026-07-08T22:50:00Z">
            <w:rPr>
              <w:lang w:val="es-ES_tradnl"/>
            </w:rPr>
          </w:rPrChange>
        </w:rPr>
      </w:pPr>
    </w:p>
    <w:p w14:paraId="195FC68A" w14:textId="77777777" w:rsidR="003C0D16" w:rsidRPr="00B72B37" w:rsidRDefault="00905BA8">
      <w:pPr>
        <w:spacing w:after="120"/>
        <w:jc w:val="both"/>
        <w:rPr>
          <w:lang w:val="en-US"/>
          <w:rPrChange w:id="122" w:author="Danilo" w:date="2026-07-08T17:50:00Z" w16du:dateUtc="2026-07-08T22:50:00Z">
            <w:rPr>
              <w:lang w:val="es-ES_tradnl"/>
            </w:rPr>
          </w:rPrChange>
        </w:rPr>
      </w:pPr>
      <w:r w:rsidRPr="00B72B37">
        <w:rPr>
          <w:lang w:val="en-US"/>
          <w:rPrChange w:id="123" w:author="Danilo" w:date="2026-07-08T17:50:00Z" w16du:dateUtc="2026-07-08T22:50:00Z">
            <w:rPr>
              <w:lang w:val="es-ES_tradnl"/>
            </w:rPr>
          </w:rPrChange>
        </w:rPr>
        <w:t>[9] E. H. Mamdani y S. Assilian, "An experiment in linguistic synthesis with a fuzzy logic controller", International Journal of Man-Machine Studies, vol. 7, no. 1, pp. 1–13, 1975. https://doi.org/10.1016/S0020-7373(75)80002-2</w:t>
      </w:r>
    </w:p>
    <w:p w14:paraId="0A504DE4" w14:textId="77777777" w:rsidR="003C0D16" w:rsidRPr="00B72B37" w:rsidRDefault="003C0D16">
      <w:pPr>
        <w:spacing w:after="80"/>
        <w:rPr>
          <w:lang w:val="en-US"/>
          <w:rPrChange w:id="124" w:author="Danilo" w:date="2026-07-08T17:50:00Z" w16du:dateUtc="2026-07-08T22:50:00Z">
            <w:rPr>
              <w:lang w:val="es-ES_tradnl"/>
            </w:rPr>
          </w:rPrChange>
        </w:rPr>
      </w:pPr>
    </w:p>
    <w:p w14:paraId="45C8C851" w14:textId="77777777" w:rsidR="003C0D16" w:rsidRPr="00B72B37" w:rsidRDefault="00905BA8">
      <w:pPr>
        <w:spacing w:after="120"/>
        <w:jc w:val="both"/>
        <w:rPr>
          <w:lang w:val="en-US"/>
          <w:rPrChange w:id="125" w:author="Danilo" w:date="2026-07-08T17:50:00Z" w16du:dateUtc="2026-07-08T22:50:00Z">
            <w:rPr>
              <w:lang w:val="es-ES_tradnl"/>
            </w:rPr>
          </w:rPrChange>
        </w:rPr>
      </w:pPr>
      <w:r w:rsidRPr="00B72B37">
        <w:rPr>
          <w:lang w:val="en-US"/>
          <w:rPrChange w:id="126" w:author="Danilo" w:date="2026-07-08T17:50:00Z" w16du:dateUtc="2026-07-08T22:50:00Z">
            <w:rPr>
              <w:lang w:val="es-ES_tradnl"/>
            </w:rPr>
          </w:rPrChange>
        </w:rPr>
        <w:t>[10] LendingClub Corporation, "LendingClub Loan Data", Kaggle, 2020. https://www.kaggle.com/datasets/wordsforthewise/lending-club</w:t>
      </w:r>
    </w:p>
    <w:p w14:paraId="42B9B6E0" w14:textId="77777777" w:rsidR="003C0D16" w:rsidRPr="00B72B37" w:rsidRDefault="003C0D16">
      <w:pPr>
        <w:spacing w:after="80"/>
        <w:rPr>
          <w:lang w:val="en-US"/>
          <w:rPrChange w:id="127" w:author="Danilo" w:date="2026-07-08T17:50:00Z" w16du:dateUtc="2026-07-08T22:50:00Z">
            <w:rPr>
              <w:lang w:val="es-ES_tradnl"/>
            </w:rPr>
          </w:rPrChange>
        </w:rPr>
      </w:pPr>
    </w:p>
    <w:p w14:paraId="2203A4D8" w14:textId="77777777" w:rsidR="00487AC1" w:rsidRDefault="00905BA8">
      <w:pPr>
        <w:spacing w:after="120"/>
        <w:jc w:val="both"/>
        <w:rPr>
          <w:lang w:val="es-ES_tradnl"/>
        </w:rPr>
      </w:pPr>
      <w:r w:rsidRPr="00F5604F">
        <w:rPr>
          <w:lang w:val="es-ES_tradnl"/>
        </w:rPr>
        <w:t>[11] Comisión Europea, "Reglamento sobre Inteligencia Artificial (AI Act)", Diario Oficial de la Unión Europea, 2024. https://eur-lex.europa.eu/legal-content/ES/TXT/?uri=CELEX:32024R1689</w:t>
      </w:r>
    </w:p>
    <w:p w14:paraId="6F6FDF45" w14:textId="77777777" w:rsidR="00487AC1" w:rsidRDefault="00487AC1">
      <w:pPr>
        <w:spacing w:after="120"/>
        <w:jc w:val="both"/>
        <w:rPr>
          <w:lang w:val="es-ES_tradnl"/>
        </w:rPr>
      </w:pPr>
    </w:p>
    <w:p w14:paraId="5D1DD295" w14:textId="58C53680" w:rsidR="00487AC1" w:rsidRPr="00487AC1" w:rsidRDefault="00487AC1">
      <w:pPr>
        <w:spacing w:after="120"/>
        <w:jc w:val="both"/>
        <w:rPr>
          <w:lang w:val="en-US"/>
        </w:rPr>
      </w:pPr>
      <w:r w:rsidRPr="00487AC1">
        <w:rPr>
          <w:lang w:val="en-US"/>
        </w:rPr>
        <w:lastRenderedPageBreak/>
        <w:t xml:space="preserve">[12] L. C. Thomas, J. N. Crook y D. B. Edelman, Credit Scoring and Its Applications, 2.ª ed., SIAM, 2017. </w:t>
      </w:r>
      <w:hyperlink r:id="rId15" w:history="1">
        <w:r w:rsidRPr="00487AC1">
          <w:rPr>
            <w:rStyle w:val="Hipervnculo"/>
            <w:lang w:val="en-US"/>
          </w:rPr>
          <w:t>https://doi.org/10.1137/1.9781611974560</w:t>
        </w:r>
      </w:hyperlink>
    </w:p>
    <w:p w14:paraId="7D6BDEA7" w14:textId="77777777" w:rsidR="00487AC1" w:rsidRPr="00487AC1" w:rsidRDefault="00487AC1">
      <w:pPr>
        <w:spacing w:after="120"/>
        <w:jc w:val="both"/>
        <w:rPr>
          <w:lang w:val="en-US"/>
        </w:rPr>
      </w:pPr>
    </w:p>
    <w:p w14:paraId="2D0BB6A9" w14:textId="1570FDA0" w:rsidR="00487AC1" w:rsidRPr="00487AC1" w:rsidRDefault="00487AC1">
      <w:pPr>
        <w:spacing w:after="120"/>
        <w:jc w:val="both"/>
        <w:rPr>
          <w:lang w:val="en-US"/>
        </w:rPr>
      </w:pPr>
      <w:r w:rsidRPr="00487AC1">
        <w:rPr>
          <w:lang w:val="en-US"/>
        </w:rPr>
        <w:t xml:space="preserve">[13] D. J. Hand y W. E. Henley, "Statistical Classification Methods in Consumer Credit Scoring: a Review", Journal of the Royal Statistical Society: Series A, vol. 160, no. 3, pp. 523–541, 1997. </w:t>
      </w:r>
      <w:hyperlink r:id="rId16" w:history="1">
        <w:r w:rsidRPr="00487AC1">
          <w:rPr>
            <w:rStyle w:val="Hipervnculo"/>
            <w:lang w:val="en-US"/>
          </w:rPr>
          <w:t>https://doi.org/10.1111/j.1467-985X.1997.00078.x</w:t>
        </w:r>
      </w:hyperlink>
    </w:p>
    <w:p w14:paraId="6CC2760A" w14:textId="77777777" w:rsidR="00487AC1" w:rsidRPr="00487AC1" w:rsidRDefault="00487AC1">
      <w:pPr>
        <w:spacing w:after="120"/>
        <w:jc w:val="both"/>
        <w:rPr>
          <w:lang w:val="en-US"/>
        </w:rPr>
      </w:pPr>
    </w:p>
    <w:p w14:paraId="21734FB8" w14:textId="214CEB1F" w:rsidR="00487AC1" w:rsidRPr="00487AC1" w:rsidRDefault="00487AC1">
      <w:pPr>
        <w:spacing w:after="120"/>
        <w:jc w:val="both"/>
        <w:rPr>
          <w:lang w:val="en-US"/>
        </w:rPr>
      </w:pPr>
      <w:r w:rsidRPr="00487AC1">
        <w:rPr>
          <w:lang w:val="en-US"/>
        </w:rPr>
        <w:t xml:space="preserve">[14] E. I. Altman, "Financial Ratios, Discriminant Analysis and the Prediction of Corporate Bankruptcy", The Journal of Finance, vol. 23, no. 4, pp. 589–609, 1968. </w:t>
      </w:r>
      <w:hyperlink r:id="rId17" w:history="1">
        <w:r w:rsidRPr="00487AC1">
          <w:rPr>
            <w:rStyle w:val="Hipervnculo"/>
            <w:lang w:val="en-US"/>
          </w:rPr>
          <w:t>https://doi.org/10.1111/j.1540-6261.1968.tb00843.x</w:t>
        </w:r>
      </w:hyperlink>
    </w:p>
    <w:p w14:paraId="495F2BEF" w14:textId="77777777" w:rsidR="00487AC1" w:rsidRPr="00487AC1" w:rsidRDefault="00487AC1">
      <w:pPr>
        <w:spacing w:after="120"/>
        <w:jc w:val="both"/>
        <w:rPr>
          <w:lang w:val="en-US"/>
        </w:rPr>
      </w:pPr>
    </w:p>
    <w:p w14:paraId="63824A8E" w14:textId="17537C7C" w:rsidR="00487AC1" w:rsidRPr="00487AC1" w:rsidRDefault="00487AC1">
      <w:pPr>
        <w:spacing w:after="120"/>
        <w:jc w:val="both"/>
        <w:rPr>
          <w:lang w:val="en-US"/>
        </w:rPr>
      </w:pPr>
      <w:r w:rsidRPr="00487AC1">
        <w:rPr>
          <w:lang w:val="en-US"/>
        </w:rPr>
        <w:t xml:space="preserve">[15] J. C. Wiginton, "A Note on the Comparison of Logit and Discriminant Models of Consumer Credit Behavior", Journal of Financial and Quantitative Analysis, vol. 15, no. 3, pp. 757–770, 1980. </w:t>
      </w:r>
      <w:hyperlink r:id="rId18" w:history="1">
        <w:r w:rsidRPr="00487AC1">
          <w:rPr>
            <w:rStyle w:val="Hipervnculo"/>
            <w:lang w:val="en-US"/>
          </w:rPr>
          <w:t>https://doi.org/10.2307/2330408</w:t>
        </w:r>
      </w:hyperlink>
    </w:p>
    <w:p w14:paraId="142B46AA" w14:textId="77777777" w:rsidR="00487AC1" w:rsidRPr="00487AC1" w:rsidRDefault="00487AC1">
      <w:pPr>
        <w:spacing w:after="120"/>
        <w:jc w:val="both"/>
        <w:rPr>
          <w:lang w:val="en-US"/>
        </w:rPr>
      </w:pPr>
    </w:p>
    <w:p w14:paraId="5AE4B65A" w14:textId="69A89831" w:rsidR="00487AC1" w:rsidRPr="00487AC1" w:rsidRDefault="00487AC1">
      <w:pPr>
        <w:spacing w:after="120"/>
        <w:jc w:val="both"/>
        <w:rPr>
          <w:lang w:val="en-US"/>
        </w:rPr>
      </w:pPr>
      <w:r w:rsidRPr="00487AC1">
        <w:rPr>
          <w:lang w:val="en-US"/>
        </w:rPr>
        <w:t xml:space="preserve">[16] S. Lessmann, B. Baesens, H.-V. Seow y L. C. Thomas, "Benchmarking state-of-the-art classification algorithms for credit scoring: An update of research", European Journal of Operational Research, vol. 247, no. 1, pp. 124–136, 2015. </w:t>
      </w:r>
      <w:hyperlink r:id="rId19" w:history="1">
        <w:r w:rsidRPr="00487AC1">
          <w:rPr>
            <w:rStyle w:val="Hipervnculo"/>
            <w:lang w:val="en-US"/>
          </w:rPr>
          <w:t>https://doi.org/10.1016/j.ejor.2015.05.030</w:t>
        </w:r>
      </w:hyperlink>
    </w:p>
    <w:p w14:paraId="6252B04E" w14:textId="77777777" w:rsidR="00487AC1" w:rsidRPr="00487AC1" w:rsidRDefault="00487AC1">
      <w:pPr>
        <w:spacing w:after="120"/>
        <w:jc w:val="both"/>
        <w:rPr>
          <w:lang w:val="en-US"/>
        </w:rPr>
      </w:pPr>
    </w:p>
    <w:p w14:paraId="1FF02D54" w14:textId="6C98F9DA" w:rsidR="00487AC1" w:rsidRPr="00487AC1" w:rsidRDefault="00487AC1">
      <w:pPr>
        <w:spacing w:after="120"/>
        <w:jc w:val="both"/>
        <w:rPr>
          <w:lang w:val="en-US"/>
        </w:rPr>
      </w:pPr>
      <w:r w:rsidRPr="00487AC1">
        <w:rPr>
          <w:lang w:val="en-US"/>
        </w:rPr>
        <w:t xml:space="preserve">[17] B. Gunnarsson, S. vanden Broucke, B. Baesens, M. Óskarsdóttir y W. Lemahieu, "Deep learning for credit scoring: Do or don't?", European Journal of Operational Research, vol. 295, no. 1, pp. 292–305, 2021. </w:t>
      </w:r>
      <w:hyperlink r:id="rId20" w:history="1">
        <w:r w:rsidRPr="00487AC1">
          <w:rPr>
            <w:rStyle w:val="Hipervnculo"/>
            <w:lang w:val="en-US"/>
          </w:rPr>
          <w:t>https://doi.org/10.1016/j.ejor.2021.03.006</w:t>
        </w:r>
      </w:hyperlink>
    </w:p>
    <w:p w14:paraId="2D18AF88" w14:textId="77777777" w:rsidR="00487AC1" w:rsidRPr="00487AC1" w:rsidRDefault="00487AC1">
      <w:pPr>
        <w:spacing w:after="120"/>
        <w:jc w:val="both"/>
        <w:rPr>
          <w:lang w:val="en-US"/>
        </w:rPr>
      </w:pPr>
    </w:p>
    <w:p w14:paraId="0035557E" w14:textId="68EDC648" w:rsidR="00487AC1" w:rsidRPr="00487AC1" w:rsidRDefault="00487AC1">
      <w:pPr>
        <w:spacing w:after="120"/>
        <w:jc w:val="both"/>
        <w:rPr>
          <w:lang w:val="en-US"/>
        </w:rPr>
      </w:pPr>
      <w:r w:rsidRPr="00487AC1">
        <w:rPr>
          <w:lang w:val="en-US"/>
        </w:rPr>
        <w:t xml:space="preserve">[18] B. Baesens, T. Van Gestel, S. Viaene, M. Stepanova, J. Suykens y J. Vanthienen, "Benchmarking state-of-the-art classification algorithms for credit scoring", Journal of the Operational Research Society, vol. 54, no. 6, pp. 627–635, 2003. </w:t>
      </w:r>
      <w:hyperlink r:id="rId21" w:history="1">
        <w:r w:rsidRPr="00487AC1">
          <w:rPr>
            <w:rStyle w:val="Hipervnculo"/>
            <w:lang w:val="en-US"/>
          </w:rPr>
          <w:t>https://doi.org/10.1057/palgrave.jors.2601545</w:t>
        </w:r>
      </w:hyperlink>
    </w:p>
    <w:p w14:paraId="1ABE61E2" w14:textId="77777777" w:rsidR="00487AC1" w:rsidRPr="00487AC1" w:rsidRDefault="00487AC1">
      <w:pPr>
        <w:spacing w:after="120"/>
        <w:jc w:val="both"/>
        <w:rPr>
          <w:lang w:val="en-US"/>
        </w:rPr>
      </w:pPr>
    </w:p>
    <w:p w14:paraId="7FB4F0D6" w14:textId="77777777" w:rsidR="00487AC1" w:rsidRPr="00487AC1" w:rsidRDefault="00487AC1">
      <w:pPr>
        <w:spacing w:after="120"/>
        <w:jc w:val="both"/>
        <w:rPr>
          <w:lang w:val="en-US"/>
        </w:rPr>
      </w:pPr>
      <w:r w:rsidRPr="00487AC1">
        <w:rPr>
          <w:lang w:val="en-US"/>
        </w:rPr>
        <w:t>[19] L. Prokhorenkova, G. Gusev, A. Vorobev, A. V. Dorogush y A. Gulin, "CatBoost: unbiased boosting with categorical features", en Advances in Neural Information Processing Systems (NeurIPS), pp. 6638–6648, 2018.</w:t>
      </w:r>
    </w:p>
    <w:p w14:paraId="16FD3FBA" w14:textId="77777777" w:rsidR="00487AC1" w:rsidRPr="00487AC1" w:rsidRDefault="00487AC1">
      <w:pPr>
        <w:spacing w:after="120"/>
        <w:jc w:val="both"/>
        <w:rPr>
          <w:lang w:val="en-US"/>
        </w:rPr>
      </w:pPr>
    </w:p>
    <w:p w14:paraId="694ECEEA" w14:textId="77777777" w:rsidR="00487AC1" w:rsidRPr="00487AC1" w:rsidRDefault="00487AC1">
      <w:pPr>
        <w:spacing w:after="120"/>
        <w:jc w:val="both"/>
        <w:rPr>
          <w:lang w:val="en-US"/>
        </w:rPr>
      </w:pPr>
      <w:r w:rsidRPr="00487AC1">
        <w:rPr>
          <w:lang w:val="en-US"/>
        </w:rPr>
        <w:t>[20] R. Kohavi y C.-H. Li, "Oblivious Decision Trees, Graphs, and Top-Down Pruning", en Proceedings of the 14th International Joint Conference on Artificial Intelligence (IJCAI), pp. 1071–1077, 1995.</w:t>
      </w:r>
    </w:p>
    <w:p w14:paraId="2A26F566" w14:textId="77777777" w:rsidR="00487AC1" w:rsidRPr="00487AC1" w:rsidRDefault="00487AC1">
      <w:pPr>
        <w:spacing w:after="120"/>
        <w:jc w:val="both"/>
        <w:rPr>
          <w:lang w:val="en-US"/>
        </w:rPr>
      </w:pPr>
    </w:p>
    <w:p w14:paraId="3BA46D52" w14:textId="60B493C3" w:rsidR="00487AC1" w:rsidRPr="00487AC1" w:rsidRDefault="00487AC1">
      <w:pPr>
        <w:spacing w:after="120"/>
        <w:jc w:val="both"/>
        <w:rPr>
          <w:lang w:val="en-US"/>
        </w:rPr>
      </w:pPr>
      <w:r w:rsidRPr="00487AC1">
        <w:rPr>
          <w:lang w:val="en-US"/>
        </w:rPr>
        <w:t xml:space="preserve">[21] C. Rudin, "Stop explaining black box machine learning models for high stakes decisions and use interpretable models instead", Nature Machine Intelligence, vol. 1, no. 5, pp. 206–215, 2019. </w:t>
      </w:r>
      <w:hyperlink r:id="rId22" w:history="1">
        <w:r w:rsidRPr="00487AC1">
          <w:rPr>
            <w:rStyle w:val="Hipervnculo"/>
            <w:lang w:val="en-US"/>
          </w:rPr>
          <w:t>https://doi.org/10.1038/s42256-019-0048-x</w:t>
        </w:r>
      </w:hyperlink>
    </w:p>
    <w:p w14:paraId="3AD754FB" w14:textId="77777777" w:rsidR="00487AC1" w:rsidRPr="00487AC1" w:rsidRDefault="00487AC1">
      <w:pPr>
        <w:spacing w:after="120"/>
        <w:jc w:val="both"/>
        <w:rPr>
          <w:lang w:val="en-US"/>
        </w:rPr>
      </w:pPr>
    </w:p>
    <w:p w14:paraId="4E75F124" w14:textId="5E18A256" w:rsidR="00487AC1" w:rsidRPr="00487AC1" w:rsidRDefault="00487AC1">
      <w:pPr>
        <w:spacing w:after="120"/>
        <w:jc w:val="both"/>
        <w:rPr>
          <w:lang w:val="en-US"/>
        </w:rPr>
      </w:pPr>
      <w:r w:rsidRPr="00487AC1">
        <w:rPr>
          <w:lang w:val="en-US"/>
        </w:rPr>
        <w:lastRenderedPageBreak/>
        <w:t xml:space="preserve">[22] S. Guillaume, "Designing fuzzy inference systems from data: An interpretability-oriented review", IEEE Transactions on Fuzzy Systems, vol. 9, no. 3, pp. 426–443, 2001. </w:t>
      </w:r>
      <w:hyperlink r:id="rId23" w:history="1">
        <w:r w:rsidRPr="00487AC1">
          <w:rPr>
            <w:rStyle w:val="Hipervnculo"/>
            <w:lang w:val="en-US"/>
          </w:rPr>
          <w:t>https://doi.org/10.1109/91.928739</w:t>
        </w:r>
      </w:hyperlink>
    </w:p>
    <w:p w14:paraId="23384049" w14:textId="77777777" w:rsidR="00487AC1" w:rsidRPr="00487AC1" w:rsidRDefault="00487AC1">
      <w:pPr>
        <w:spacing w:after="120"/>
        <w:jc w:val="both"/>
        <w:rPr>
          <w:lang w:val="en-US"/>
        </w:rPr>
      </w:pPr>
    </w:p>
    <w:p w14:paraId="0848D0B2" w14:textId="77777777" w:rsidR="00487AC1" w:rsidRPr="00487AC1" w:rsidRDefault="00487AC1">
      <w:pPr>
        <w:spacing w:after="120"/>
        <w:jc w:val="both"/>
        <w:rPr>
          <w:lang w:val="en-US"/>
        </w:rPr>
      </w:pPr>
      <w:r w:rsidRPr="00487AC1">
        <w:rPr>
          <w:lang w:val="en-US"/>
        </w:rPr>
        <w:t>[23] K. Deb, Multi-Objective Optimization Using Evolutionary Algorithms, Wiley, 2001.</w:t>
      </w:r>
    </w:p>
    <w:p w14:paraId="45B9EB76" w14:textId="77777777" w:rsidR="00487AC1" w:rsidRPr="00487AC1" w:rsidRDefault="00487AC1">
      <w:pPr>
        <w:spacing w:after="120"/>
        <w:jc w:val="both"/>
        <w:rPr>
          <w:lang w:val="en-US"/>
        </w:rPr>
      </w:pPr>
    </w:p>
    <w:p w14:paraId="55C506F5" w14:textId="77777777" w:rsidR="00487AC1" w:rsidRPr="00487AC1" w:rsidRDefault="00487AC1">
      <w:pPr>
        <w:spacing w:after="120"/>
        <w:jc w:val="both"/>
        <w:rPr>
          <w:lang w:val="en-US"/>
        </w:rPr>
      </w:pPr>
      <w:r w:rsidRPr="00487AC1">
        <w:rPr>
          <w:lang w:val="en-US"/>
        </w:rPr>
        <w:t>[24] K. Miettinen, Nonlinear Multiobjective Optimization, Kluwer Academic Publishers, 1999.</w:t>
      </w:r>
    </w:p>
    <w:p w14:paraId="1F942BCC" w14:textId="77777777" w:rsidR="00487AC1" w:rsidRPr="00487AC1" w:rsidRDefault="00487AC1">
      <w:pPr>
        <w:spacing w:after="120"/>
        <w:jc w:val="both"/>
        <w:rPr>
          <w:lang w:val="en-US"/>
        </w:rPr>
      </w:pPr>
    </w:p>
    <w:p w14:paraId="47D70166" w14:textId="77777777" w:rsidR="00EA64DB" w:rsidRDefault="00487AC1">
      <w:pPr>
        <w:spacing w:after="120"/>
        <w:jc w:val="both"/>
        <w:rPr>
          <w:lang w:val="es-ES_tradnl"/>
        </w:rPr>
      </w:pPr>
      <w:r>
        <w:rPr>
          <w:lang w:val="es-ES_tradnl"/>
        </w:rPr>
        <w:t xml:space="preserve">[25] Comité de Supervisión Bancaria de Basilea, "Basel III: Finalising post-crisis reforms", Banco de Pagos Internacionales, 2017. </w:t>
      </w:r>
      <w:hyperlink r:id="rId24" w:history="1">
        <w:r w:rsidRPr="00487AC1">
          <w:rPr>
            <w:rStyle w:val="Hipervnculo"/>
            <w:lang w:val="es-ES_tradnl"/>
          </w:rPr>
          <w:t>https://www.bis.org/bcbs/publ/d424.htm</w:t>
        </w:r>
      </w:hyperlink>
    </w:p>
    <w:p w14:paraId="017C62D6" w14:textId="77777777" w:rsidR="00EA64DB" w:rsidRDefault="00EA64DB">
      <w:pPr>
        <w:spacing w:after="120"/>
        <w:jc w:val="both"/>
        <w:rPr>
          <w:lang w:val="es-ES_tradnl"/>
        </w:rPr>
      </w:pPr>
    </w:p>
    <w:p w14:paraId="69A974FB" w14:textId="27C96032" w:rsidR="003C0D16" w:rsidRPr="00EA64DB" w:rsidRDefault="00EA64DB">
      <w:pPr>
        <w:spacing w:after="120"/>
        <w:jc w:val="both"/>
        <w:rPr>
          <w:lang w:val="en-US"/>
        </w:rPr>
      </w:pPr>
      <w:r w:rsidRPr="00EA64DB">
        <w:rPr>
          <w:lang w:val="en-US"/>
        </w:rPr>
        <w:t xml:space="preserve">[26] J. Obregón, A. Kim y J.-Y. Jung, "RuleCOSI: Combination and simplification of production rules from boosted decision trees for imbalanced classification", Expert Systems with Applications, vol. 126, pp. 64–82, 2019. </w:t>
      </w:r>
      <w:hyperlink r:id="rId25" w:history="1">
        <w:r w:rsidRPr="00EA64DB">
          <w:rPr>
            <w:rStyle w:val="Hipervnculo"/>
            <w:lang w:val="en-US"/>
          </w:rPr>
          <w:t>https://doi.org/10.1016/j.eswa.2019.02.012</w:t>
        </w:r>
      </w:hyperlink>
    </w:p>
    <w:sectPr w:rsidR="003C0D16" w:rsidRPr="00EA64DB">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ison Loza Aguirre" w:date="2026-07-07T10:00:00Z" w:initials="ELA">
    <w:p w14:paraId="76E543B9" w14:textId="77777777" w:rsidR="00F5604F" w:rsidRDefault="00F5604F" w:rsidP="00F5604F">
      <w:r>
        <w:rPr>
          <w:rStyle w:val="Refdecomentario"/>
        </w:rPr>
        <w:annotationRef/>
      </w:r>
      <w:r>
        <w:rPr>
          <w:sz w:val="20"/>
          <w:szCs w:val="20"/>
        </w:rPr>
        <w:t>poner una referencia</w:t>
      </w:r>
    </w:p>
  </w:comment>
  <w:comment w:id="1" w:author="Danilo" w:date="2026-07-08T19:54:00Z" w:initials="D">
    <w:p w14:paraId="338239CB" w14:textId="0008D9B7" w:rsidR="00487AC1" w:rsidRDefault="00487AC1">
      <w:pPr>
        <w:pStyle w:val="Textocomentario"/>
      </w:pPr>
      <w:r>
        <w:rPr>
          <w:rStyle w:val="Refdecomentario"/>
        </w:rPr>
        <w:annotationRef/>
      </w:r>
      <w:r>
        <w:t>Referencia agregada: (Thomas et al., 2017).</w:t>
      </w:r>
    </w:p>
  </w:comment>
  <w:comment w:id="2" w:author="Edison Loza Aguirre" w:date="2026-07-07T10:00:00Z" w:initials="ELA">
    <w:p w14:paraId="5A45C40B" w14:textId="77777777" w:rsidR="00F5604F" w:rsidRDefault="00F5604F" w:rsidP="00F5604F">
      <w:r>
        <w:rPr>
          <w:rStyle w:val="Refdecomentario"/>
        </w:rPr>
        <w:annotationRef/>
      </w:r>
      <w:r>
        <w:rPr>
          <w:sz w:val="20"/>
          <w:szCs w:val="20"/>
        </w:rPr>
        <w:t>referencia</w:t>
      </w:r>
    </w:p>
  </w:comment>
  <w:comment w:id="3" w:author="Danilo" w:date="2026-07-08T19:54:00Z" w:initials="D">
    <w:p w14:paraId="6E94EFEF" w14:textId="50FF1946" w:rsidR="00487AC1" w:rsidRDefault="00487AC1">
      <w:pPr>
        <w:pStyle w:val="Textocomentario"/>
      </w:pPr>
      <w:r>
        <w:rPr>
          <w:rStyle w:val="Refdecomentario"/>
        </w:rPr>
        <w:annotationRef/>
      </w:r>
      <w:r>
        <w:t>Referencia agregada: (Hand &amp; Henley, 1997).</w:t>
      </w:r>
    </w:p>
  </w:comment>
  <w:comment w:id="4" w:author="Edison Loza Aguirre" w:date="2026-07-07T10:00:00Z" w:initials="ELA">
    <w:p w14:paraId="7A33B6D4" w14:textId="77777777" w:rsidR="00F5604F" w:rsidRDefault="00F5604F" w:rsidP="00F5604F">
      <w:r>
        <w:rPr>
          <w:rStyle w:val="Refdecomentario"/>
        </w:rPr>
        <w:annotationRef/>
      </w:r>
      <w:r>
        <w:rPr>
          <w:sz w:val="20"/>
          <w:szCs w:val="20"/>
        </w:rPr>
        <w:t>referencia</w:t>
      </w:r>
    </w:p>
  </w:comment>
  <w:comment w:id="5" w:author="Danilo" w:date="2026-07-08T19:54:00Z" w:initials="D">
    <w:p w14:paraId="65797722" w14:textId="3D767A32" w:rsidR="00487AC1" w:rsidRDefault="00487AC1">
      <w:pPr>
        <w:pStyle w:val="Textocomentario"/>
      </w:pPr>
      <w:r>
        <w:rPr>
          <w:rStyle w:val="Refdecomentario"/>
        </w:rPr>
        <w:annotationRef/>
      </w:r>
      <w:r>
        <w:t>Referencias agregadas: (Altman, 1968; Wiginton, 1980).</w:t>
      </w:r>
    </w:p>
  </w:comment>
  <w:comment w:id="12" w:author="Edison Loza Aguirre" w:date="2026-07-07T10:01:00Z" w:initials="ELA">
    <w:p w14:paraId="1998BD05" w14:textId="77777777" w:rsidR="00F5604F" w:rsidRDefault="00F5604F" w:rsidP="00F5604F">
      <w:r>
        <w:rPr>
          <w:rStyle w:val="Refdecomentario"/>
        </w:rPr>
        <w:annotationRef/>
      </w:r>
      <w:r>
        <w:rPr>
          <w:sz w:val="20"/>
          <w:szCs w:val="20"/>
        </w:rPr>
        <w:t>ejemplos (e.g.)</w:t>
      </w:r>
    </w:p>
  </w:comment>
  <w:comment w:id="13" w:author="Danilo" w:date="2026-07-08T19:54:00Z" w:initials="D">
    <w:p w14:paraId="053AAE81" w14:textId="74A69619" w:rsidR="00487AC1" w:rsidRDefault="00487AC1">
      <w:pPr>
        <w:pStyle w:val="Textocomentario"/>
      </w:pPr>
      <w:r>
        <w:rPr>
          <w:rStyle w:val="Refdecomentario"/>
        </w:rPr>
        <w:annotationRef/>
      </w:r>
      <w:r>
        <w:t>Ejemplos agregados: (e.g., Lessmann et al., 2015; Gunnarsson et al., 2021).</w:t>
      </w:r>
    </w:p>
  </w:comment>
  <w:comment w:id="14" w:author="Edison Loza Aguirre" w:date="2026-07-07T10:01:00Z" w:initials="ELA">
    <w:p w14:paraId="0B2FD88F" w14:textId="77777777" w:rsidR="00F5604F" w:rsidRDefault="00F5604F" w:rsidP="00F5604F">
      <w:r>
        <w:rPr>
          <w:rStyle w:val="Refdecomentario"/>
        </w:rPr>
        <w:annotationRef/>
      </w:r>
      <w:r>
        <w:rPr>
          <w:sz w:val="20"/>
          <w:szCs w:val="20"/>
        </w:rPr>
        <w:t>referencia</w:t>
      </w:r>
    </w:p>
  </w:comment>
  <w:comment w:id="15" w:author="Danilo" w:date="2026-07-08T19:54:00Z" w:initials="D">
    <w:p w14:paraId="35D921C9" w14:textId="0F29C252" w:rsidR="00487AC1" w:rsidRDefault="00487AC1">
      <w:pPr>
        <w:pStyle w:val="Textocomentario"/>
      </w:pPr>
      <w:r>
        <w:rPr>
          <w:rStyle w:val="Refdecomentario"/>
        </w:rPr>
        <w:annotationRef/>
      </w:r>
      <w:r>
        <w:t>Referencias agregadas: (Dorogush et al., 2018; Chen &amp; Guestrin, 2016; Ke et al., 2017) y (Rudin, 2019) para el problema de cajas negras.</w:t>
      </w:r>
    </w:p>
  </w:comment>
  <w:comment w:id="16" w:author="Edison Loza Aguirre" w:date="2026-07-07T10:01:00Z" w:initials="ELA">
    <w:p w14:paraId="0DA585F4" w14:textId="77777777" w:rsidR="00F5604F" w:rsidRDefault="00F5604F" w:rsidP="00F5604F">
      <w:r>
        <w:rPr>
          <w:rStyle w:val="Refdecomentario"/>
        </w:rPr>
        <w:annotationRef/>
      </w:r>
      <w:r>
        <w:rPr>
          <w:sz w:val="20"/>
          <w:szCs w:val="20"/>
        </w:rPr>
        <w:t>referencias a estos dos cuerpos legales</w:t>
      </w:r>
    </w:p>
  </w:comment>
  <w:comment w:id="17" w:author="Danilo" w:date="2026-07-08T19:54:00Z" w:initials="D">
    <w:p w14:paraId="50107B9C" w14:textId="267F62ED" w:rsidR="00487AC1" w:rsidRDefault="00487AC1">
      <w:pPr>
        <w:pStyle w:val="Textocomentario"/>
      </w:pPr>
      <w:r>
        <w:rPr>
          <w:rStyle w:val="Refdecomentario"/>
        </w:rPr>
        <w:annotationRef/>
      </w:r>
      <w:r>
        <w:t>Referencias agregadas a ambos cuerpos legales: Comité de Supervisión Bancaria de Basilea (2017) y Comisión Europea (2024).</w:t>
      </w:r>
    </w:p>
  </w:comment>
  <w:comment w:id="28" w:author="Edison Loza Aguirre" w:date="2026-07-07T10:04:00Z" w:initials="ELA">
    <w:p w14:paraId="16084841" w14:textId="77777777" w:rsidR="00F5604F" w:rsidRDefault="00F5604F" w:rsidP="00F5604F">
      <w:r>
        <w:rPr>
          <w:rStyle w:val="Refdecomentario"/>
        </w:rPr>
        <w:annotationRef/>
      </w:r>
      <w:r>
        <w:rPr>
          <w:sz w:val="20"/>
          <w:szCs w:val="20"/>
        </w:rPr>
        <w:t>hasta este punto no se ha definido esta abreviación</w:t>
      </w:r>
    </w:p>
  </w:comment>
  <w:comment w:id="29" w:author="Danilo" w:date="2026-07-08T20:09:00Z" w:initials="D">
    <w:p w14:paraId="4F26BD44" w14:textId="1F5A33E5" w:rsidR="002C1BA1" w:rsidRDefault="002C1BA1">
      <w:pPr>
        <w:pStyle w:val="Textocomentario"/>
      </w:pPr>
      <w:r>
        <w:rPr>
          <w:rStyle w:val="Refdecomentario"/>
        </w:rPr>
        <w:annotationRef/>
      </w:r>
      <w:r>
        <w:t>FIS ahora se define en su primera aparición en la introducción: "Sistema de Inferencia Difusa (FIS, del inglés Fuzzy Inference System)".</w:t>
      </w:r>
    </w:p>
  </w:comment>
  <w:comment w:id="36" w:author="Edison Loza Aguirre" w:date="2026-07-07T10:08:00Z" w:initials="ELA">
    <w:p w14:paraId="17A8CF2A" w14:textId="77777777" w:rsidR="00F5604F" w:rsidRDefault="00F5604F" w:rsidP="00F5604F">
      <w:r>
        <w:rPr>
          <w:rStyle w:val="Refdecomentario"/>
        </w:rPr>
        <w:annotationRef/>
      </w:r>
      <w:r>
        <w:rPr>
          <w:sz w:val="20"/>
          <w:szCs w:val="20"/>
        </w:rPr>
        <w:t>esto lo movemos y lo ponemos en discusión.</w:t>
      </w:r>
    </w:p>
  </w:comment>
  <w:comment w:id="37" w:author="Danilo" w:date="2026-07-08T21:04:00Z" w:initials="D">
    <w:p w14:paraId="5B7125A6" w14:textId="030DDF26" w:rsidR="006303F0" w:rsidRDefault="006303F0">
      <w:pPr>
        <w:pStyle w:val="Textocomentario"/>
      </w:pPr>
      <w:r>
        <w:rPr>
          <w:rStyle w:val="Refdecomentario"/>
        </w:rPr>
        <w:annotationRef/>
      </w:r>
      <w:r>
        <w:t>Movido: el detalle del F1 (44 %, 0,8887→0,4963) salió de la introducción y se trata en la Discusión (5.4).</w:t>
      </w:r>
    </w:p>
  </w:comment>
  <w:comment w:id="41" w:author="Edison Loza Aguirre" w:date="2026-07-07T10:06:00Z" w:initials="ELA">
    <w:p w14:paraId="188BDF1C" w14:textId="77777777" w:rsidR="00F5604F" w:rsidRDefault="00F5604F" w:rsidP="00F5604F">
      <w:r>
        <w:rPr>
          <w:rStyle w:val="Refdecomentario"/>
        </w:rPr>
        <w:annotationRef/>
      </w:r>
      <w:r>
        <w:rPr>
          <w:sz w:val="20"/>
          <w:szCs w:val="20"/>
        </w:rPr>
        <w:t>esto lo movemos y lo ponemos en discusión</w:t>
      </w:r>
    </w:p>
  </w:comment>
  <w:comment w:id="42" w:author="Danilo" w:date="2026-07-08T21:04:00Z" w:initials="D">
    <w:p w14:paraId="4636656F" w14:textId="78CDF48F" w:rsidR="006303F0" w:rsidRDefault="006303F0">
      <w:pPr>
        <w:pStyle w:val="Textocomentario"/>
      </w:pPr>
      <w:r>
        <w:rPr>
          <w:rStyle w:val="Refdecomentario"/>
        </w:rPr>
        <w:annotationRef/>
      </w:r>
      <w:r>
        <w:t>Movido: la descripción de recoveries salió de la introducción; ahora se desarrolla en el preprocesamiento (3.2) y su efecto se discute en 5.4.</w:t>
      </w:r>
    </w:p>
  </w:comment>
  <w:comment w:id="46" w:author="Edison Loza Aguirre" w:date="2026-07-07T10:08:00Z" w:initials="ELA">
    <w:p w14:paraId="63BEC10D" w14:textId="77777777" w:rsidR="00F5604F" w:rsidRDefault="00F5604F" w:rsidP="00F5604F">
      <w:r>
        <w:rPr>
          <w:rStyle w:val="Refdecomentario"/>
        </w:rPr>
        <w:annotationRef/>
      </w:r>
      <w:r>
        <w:rPr>
          <w:sz w:val="20"/>
          <w:szCs w:val="20"/>
        </w:rPr>
        <w:t>usar referencias para toda la sección 2.1, si se puede, las mismas de la introducción y una o dos adicionales</w:t>
      </w:r>
    </w:p>
  </w:comment>
  <w:comment w:id="47" w:author="Danilo" w:date="2026-07-08T19:54:00Z" w:initials="D">
    <w:p w14:paraId="0002DBB1" w14:textId="4F937788" w:rsidR="00487AC1" w:rsidRDefault="00487AC1">
      <w:pPr>
        <w:pStyle w:val="Textocomentario"/>
      </w:pPr>
      <w:r>
        <w:rPr>
          <w:rStyle w:val="Refdecomentario"/>
        </w:rPr>
        <w:annotationRef/>
      </w:r>
      <w:r>
        <w:t>Referencias agregadas en toda la sección 2.1: las mismas de la introducción más (Baesens et al., 2003).</w:t>
      </w:r>
    </w:p>
  </w:comment>
  <w:comment w:id="48" w:author="Edison Loza Aguirre" w:date="2026-07-07T10:10:00Z" w:initials="ELA">
    <w:p w14:paraId="74FD3437" w14:textId="77777777" w:rsidR="00F5604F" w:rsidRDefault="00F5604F" w:rsidP="00F5604F">
      <w:r>
        <w:rPr>
          <w:rStyle w:val="Refdecomentario"/>
        </w:rPr>
        <w:annotationRef/>
      </w:r>
      <w:r>
        <w:rPr>
          <w:sz w:val="20"/>
          <w:szCs w:val="20"/>
        </w:rPr>
        <w:t>poner referencias</w:t>
      </w:r>
    </w:p>
  </w:comment>
  <w:comment w:id="49" w:author="Danilo" w:date="2026-07-08T19:54:00Z" w:initials="D">
    <w:p w14:paraId="675D84AD" w14:textId="6C3EF88B" w:rsidR="00487AC1" w:rsidRDefault="00487AC1">
      <w:pPr>
        <w:pStyle w:val="Textocomentario"/>
      </w:pPr>
      <w:r>
        <w:rPr>
          <w:rStyle w:val="Refdecomentario"/>
        </w:rPr>
        <w:annotationRef/>
      </w:r>
      <w:r>
        <w:t>Referencias agregadas: (Kohavi &amp; Li, 1995; Prokhorenkova et al., 2018).</w:t>
      </w:r>
    </w:p>
  </w:comment>
  <w:comment w:id="50" w:author="Edison Loza Aguirre" w:date="2026-07-07T10:09:00Z" w:initials="ELA">
    <w:p w14:paraId="18DDA295" w14:textId="77777777" w:rsidR="00F5604F" w:rsidRDefault="00F5604F" w:rsidP="00F5604F">
      <w:r>
        <w:rPr>
          <w:rStyle w:val="Refdecomentario"/>
        </w:rPr>
        <w:annotationRef/>
      </w:r>
      <w:r>
        <w:rPr>
          <w:sz w:val="20"/>
          <w:szCs w:val="20"/>
        </w:rPr>
        <w:t xml:space="preserve">no se habla de reglas crisp, no se las define formalmente. </w:t>
      </w:r>
    </w:p>
    <w:p w14:paraId="49C33483" w14:textId="77777777" w:rsidR="00F5604F" w:rsidRDefault="00F5604F" w:rsidP="00F5604F"/>
  </w:comment>
  <w:comment w:id="51" w:author="Danilo" w:date="2026-07-08T20:13:00Z" w:initials="D">
    <w:p w14:paraId="2365EC6E" w14:textId="69A8E5B3" w:rsidR="00EA64DB" w:rsidRDefault="00EA64DB">
      <w:pPr>
        <w:pStyle w:val="Textocomentario"/>
      </w:pPr>
      <w:r>
        <w:rPr>
          <w:rStyle w:val="Refdecomentario"/>
        </w:rPr>
        <w:annotationRef/>
      </w:r>
      <w:r>
        <w:t>Se agregó un párrafo en 2.2 que define formalmente las reglas crisp (proposiciones SI-ENTONCES con predicados nítidos, sin grados de pertenencia).</w:t>
      </w:r>
    </w:p>
  </w:comment>
  <w:comment w:id="54" w:author="Edison Loza Aguirre" w:date="2026-07-07T10:10:00Z" w:initials="ELA">
    <w:p w14:paraId="26657F7F" w14:textId="77777777" w:rsidR="00F5604F" w:rsidRDefault="00F5604F" w:rsidP="00F5604F">
      <w:r>
        <w:rPr>
          <w:rStyle w:val="Refdecomentario"/>
        </w:rPr>
        <w:annotationRef/>
      </w:r>
      <w:r>
        <w:rPr>
          <w:sz w:val="20"/>
          <w:szCs w:val="20"/>
        </w:rPr>
        <w:t>introducir en la sección anterior, nuevamente que usamos rulecosi para reducir el número de reglas</w:t>
      </w:r>
    </w:p>
  </w:comment>
  <w:comment w:id="55" w:author="Danilo" w:date="2026-07-08T20:13:00Z" w:initials="D">
    <w:p w14:paraId="6C20003D" w14:textId="4127CF53" w:rsidR="00EA64DB" w:rsidRDefault="00EA64DB">
      <w:pPr>
        <w:pStyle w:val="Textocomentario"/>
      </w:pPr>
      <w:r>
        <w:rPr>
          <w:rStyle w:val="Refdecomentario"/>
        </w:rPr>
        <w:annotationRef/>
      </w:r>
      <w:r>
        <w:t>El párrafo nuevo al final de 2.2 introduce que usamos RuleCOSI+ para combinar y reducir el conjunto de reglas a un tamaño auditable.</w:t>
      </w:r>
    </w:p>
  </w:comment>
  <w:comment w:id="52" w:author="Edison Loza Aguirre" w:date="2026-07-07T10:15:00Z" w:initials="ELA">
    <w:p w14:paraId="54421237" w14:textId="77777777" w:rsidR="003A7FAB" w:rsidRDefault="003A7FAB" w:rsidP="003A7FAB">
      <w:r>
        <w:rPr>
          <w:rStyle w:val="Refdecomentario"/>
        </w:rPr>
        <w:annotationRef/>
      </w:r>
      <w:r>
        <w:rPr>
          <w:sz w:val="20"/>
          <w:szCs w:val="20"/>
        </w:rPr>
        <w:t>aumentar la redacción</w:t>
      </w:r>
    </w:p>
  </w:comment>
  <w:comment w:id="53" w:author="Danilo" w:date="2026-07-08T20:13:00Z" w:initials="D">
    <w:p w14:paraId="44C2AFDE" w14:textId="1A99CEA6" w:rsidR="00EA64DB" w:rsidRDefault="00EA64DB">
      <w:pPr>
        <w:pStyle w:val="Textocomentario"/>
      </w:pPr>
      <w:r>
        <w:rPr>
          <w:rStyle w:val="Refdecomentario"/>
        </w:rPr>
        <w:annotationRef/>
      </w:r>
      <w:r>
        <w:t>Redacción ampliada: se explica la premisa del algoritmo, su funcionamiento iterativo y su relación con RuleCOSI (Obregón et al., 2019), referencia [26] nueva.</w:t>
      </w:r>
    </w:p>
  </w:comment>
  <w:comment w:id="58" w:author="Edison Loza Aguirre" w:date="2026-07-07T10:16:00Z" w:initials="ELA">
    <w:p w14:paraId="403A0878" w14:textId="77777777" w:rsidR="003A7FAB" w:rsidRDefault="003A7FAB" w:rsidP="003A7FAB">
      <w:r>
        <w:rPr>
          <w:rStyle w:val="Refdecomentario"/>
        </w:rPr>
        <w:annotationRef/>
      </w:r>
      <w:r>
        <w:rPr>
          <w:sz w:val="20"/>
          <w:szCs w:val="20"/>
        </w:rPr>
        <w:t>de o según? Mamdani es un autor? si es así, poner la referencia</w:t>
      </w:r>
    </w:p>
  </w:comment>
  <w:comment w:id="59" w:author="Danilo" w:date="2026-07-08T19:54:00Z" w:initials="D">
    <w:p w14:paraId="46D1CEA7" w14:textId="48AE6E01" w:rsidR="00487AC1" w:rsidRDefault="00487AC1">
      <w:pPr>
        <w:pStyle w:val="Textocomentario"/>
      </w:pPr>
      <w:r>
        <w:rPr>
          <w:rStyle w:val="Refdecomentario"/>
        </w:rPr>
        <w:annotationRef/>
      </w:r>
      <w:r>
        <w:t>Mamdani es autor; se agregó la referencia (Mamdani &amp; Assilian, 1975).</w:t>
      </w:r>
    </w:p>
  </w:comment>
  <w:comment w:id="60" w:author="Edison Loza Aguirre" w:date="2026-07-07T11:55:00Z" w:initials="ELA">
    <w:p w14:paraId="05E35B6C" w14:textId="77777777" w:rsidR="00D61E4E" w:rsidRDefault="00D61E4E" w:rsidP="00D61E4E">
      <w:r>
        <w:rPr>
          <w:rStyle w:val="Refdecomentario"/>
        </w:rPr>
        <w:annotationRef/>
      </w:r>
      <w:r>
        <w:rPr>
          <w:sz w:val="20"/>
          <w:szCs w:val="20"/>
        </w:rPr>
        <w:t>definir qué es FICO?</w:t>
      </w:r>
    </w:p>
    <w:p w14:paraId="310B88DE" w14:textId="77777777" w:rsidR="00D61E4E" w:rsidRDefault="00D61E4E" w:rsidP="00D61E4E"/>
  </w:comment>
  <w:comment w:id="61" w:author="Danilo" w:date="2026-07-08T20:09:00Z" w:initials="D">
    <w:p w14:paraId="6285A1B2" w14:textId="793F10FD" w:rsidR="002C1BA1" w:rsidRDefault="002C1BA1">
      <w:pPr>
        <w:pStyle w:val="Textocomentario"/>
      </w:pPr>
      <w:r>
        <w:rPr>
          <w:rStyle w:val="Refdecomentario"/>
        </w:rPr>
        <w:annotationRef/>
      </w:r>
      <w:r>
        <w:t>Se agregó una nota al pie definiendo FICO (puntaje crediticio de Fair Isaac Corporation) en su primera mención.</w:t>
      </w:r>
    </w:p>
  </w:comment>
  <w:comment w:id="62" w:author="Edison Loza Aguirre" w:date="2026-07-07T10:18:00Z" w:initials="ELA">
    <w:p w14:paraId="794528B0" w14:textId="77777777" w:rsidR="003A7FAB" w:rsidRDefault="003A7FAB" w:rsidP="003A7FAB">
      <w:r>
        <w:rPr>
          <w:rStyle w:val="Refdecomentario"/>
        </w:rPr>
        <w:annotationRef/>
      </w:r>
      <w:r>
        <w:rPr>
          <w:sz w:val="20"/>
          <w:szCs w:val="20"/>
        </w:rPr>
        <w:t>referencia</w:t>
      </w:r>
    </w:p>
  </w:comment>
  <w:comment w:id="63" w:author="Danilo" w:date="2026-07-08T19:54:00Z" w:initials="D">
    <w:p w14:paraId="66BEE5B7" w14:textId="6DD13FC1" w:rsidR="00487AC1" w:rsidRDefault="00487AC1">
      <w:pPr>
        <w:pStyle w:val="Textocomentario"/>
      </w:pPr>
      <w:r>
        <w:rPr>
          <w:rStyle w:val="Refdecomentario"/>
        </w:rPr>
        <w:annotationRef/>
      </w:r>
      <w:r>
        <w:t>Referencia agregada: (Guillaume, 2001).</w:t>
      </w:r>
    </w:p>
  </w:comment>
  <w:comment w:id="64" w:author="Edison Loza Aguirre" w:date="2026-07-07T10:18:00Z" w:initials="ELA">
    <w:p w14:paraId="18256AA9" w14:textId="77777777" w:rsidR="003A7FAB" w:rsidRDefault="003A7FAB" w:rsidP="003A7FAB">
      <w:r>
        <w:rPr>
          <w:rStyle w:val="Refdecomentario"/>
        </w:rPr>
        <w:annotationRef/>
      </w:r>
      <w:r>
        <w:rPr>
          <w:sz w:val="20"/>
          <w:szCs w:val="20"/>
        </w:rPr>
        <w:t>en este punto del trabajo aún no sabemos que son cinco reglas</w:t>
      </w:r>
    </w:p>
  </w:comment>
  <w:comment w:id="65" w:author="Danilo" w:date="2026-07-08T20:13:00Z" w:initials="D">
    <w:p w14:paraId="5352002D" w14:textId="4F0A5C46" w:rsidR="00EA64DB" w:rsidRDefault="00EA64DB">
      <w:pPr>
        <w:pStyle w:val="Textocomentario"/>
      </w:pPr>
      <w:r>
        <w:rPr>
          <w:rStyle w:val="Refdecomentario"/>
        </w:rPr>
        <w:annotationRef/>
      </w:r>
      <w:r>
        <w:t>Corregido: se quitó el número; ahora dice "las reglas crisp finalmente seleccionadas".</w:t>
      </w:r>
    </w:p>
  </w:comment>
  <w:comment w:id="66" w:author="Edison Loza Aguirre" w:date="2026-07-07T11:31:00Z" w:initials="ELA">
    <w:p w14:paraId="2F7A619E" w14:textId="77777777" w:rsidR="006D6CC8" w:rsidRDefault="006D6CC8" w:rsidP="006D6CC8">
      <w:r>
        <w:rPr>
          <w:rStyle w:val="Refdecomentario"/>
        </w:rPr>
        <w:annotationRef/>
      </w:r>
      <w:r>
        <w:rPr>
          <w:sz w:val="20"/>
          <w:szCs w:val="20"/>
        </w:rPr>
        <w:t>incluir un párrafo que hable del trabajo de Jaramillo para luego poder discutir contra esto.</w:t>
      </w:r>
    </w:p>
  </w:comment>
  <w:comment w:id="67" w:author="Danilo" w:date="2026-07-08T20:13:00Z" w:initials="D">
    <w:p w14:paraId="5D5EBB53" w14:textId="7896FAB8" w:rsidR="00EA64DB" w:rsidRDefault="00EA64DB">
      <w:pPr>
        <w:pStyle w:val="Textocomentario"/>
      </w:pPr>
      <w:r>
        <w:rPr>
          <w:rStyle w:val="Refdecomentario"/>
        </w:rPr>
        <w:annotationRef/>
      </w:r>
      <w:r>
        <w:t>Se agregó al final de 2.4 un párrafo que describe el trabajo de Jaramillo et al. (2024) como antecedente directo, sin adelantar cifras de resultados.</w:t>
      </w:r>
    </w:p>
  </w:comment>
  <w:comment w:id="68" w:author="Edison Loza Aguirre" w:date="2026-07-07T10:21:00Z" w:initials="ELA">
    <w:p w14:paraId="015033CF" w14:textId="77777777" w:rsidR="003A7FAB" w:rsidRDefault="003A7FAB" w:rsidP="003A7FAB">
      <w:r>
        <w:rPr>
          <w:rStyle w:val="Refdecomentario"/>
        </w:rPr>
        <w:annotationRef/>
      </w:r>
      <w:r>
        <w:rPr>
          <w:sz w:val="20"/>
          <w:szCs w:val="20"/>
        </w:rPr>
        <w:t>poner una referencia o nota a pie de página para que se pueda consultar los datos.</w:t>
      </w:r>
    </w:p>
  </w:comment>
  <w:comment w:id="69" w:author="Danilo" w:date="2026-07-08T19:54:00Z" w:initials="D">
    <w:p w14:paraId="0F87BE03" w14:textId="0C6A93BB" w:rsidR="00487AC1" w:rsidRDefault="00487AC1">
      <w:pPr>
        <w:pStyle w:val="Textocomentario"/>
      </w:pPr>
      <w:r>
        <w:rPr>
          <w:rStyle w:val="Refdecomentario"/>
        </w:rPr>
        <w:annotationRef/>
      </w:r>
      <w:r>
        <w:t>Se agregó la cita (LendingClub Corporation, 2020) y una nota al pie con la URL de los datos.</w:t>
      </w:r>
    </w:p>
  </w:comment>
  <w:comment w:id="75" w:author="Edison Loza Aguirre" w:date="2026-07-07T10:40:00Z" w:initials="ELA">
    <w:p w14:paraId="2831D98A" w14:textId="77777777" w:rsidR="0067337E" w:rsidRDefault="0067337E" w:rsidP="0067337E">
      <w:r>
        <w:rPr>
          <w:rStyle w:val="Refdecomentario"/>
        </w:rPr>
        <w:annotationRef/>
      </w:r>
      <w:r>
        <w:rPr>
          <w:sz w:val="20"/>
          <w:szCs w:val="20"/>
        </w:rPr>
        <w:t>llamar a la tabla de abajo</w:t>
      </w:r>
    </w:p>
  </w:comment>
  <w:comment w:id="76" w:author="Danilo" w:date="2026-07-08T20:18:00Z" w:initials="D">
    <w:p w14:paraId="49AFB9C3" w14:textId="55B70F3C" w:rsidR="00EA64DB" w:rsidRDefault="00EA64DB">
      <w:pPr>
        <w:pStyle w:val="Textocomentario"/>
      </w:pPr>
      <w:r>
        <w:rPr>
          <w:rStyle w:val="Refdecomentario"/>
        </w:rPr>
        <w:annotationRef/>
      </w:r>
      <w:r>
        <w:t>Corregido: ahora dice (Tabla 1) y la tabla de abajo lleva ese título.</w:t>
      </w:r>
    </w:p>
  </w:comment>
  <w:comment w:id="78" w:author="Edison Loza Aguirre" w:date="2026-07-07T10:40:00Z" w:initials="ELA">
    <w:p w14:paraId="0CC2FACA" w14:textId="77777777" w:rsidR="0067337E" w:rsidRDefault="0067337E" w:rsidP="0067337E">
      <w:r>
        <w:rPr>
          <w:rStyle w:val="Refdecomentario"/>
        </w:rPr>
        <w:annotationRef/>
      </w:r>
      <w:r>
        <w:rPr>
          <w:sz w:val="20"/>
          <w:szCs w:val="20"/>
        </w:rPr>
        <w:t>poner título en todas las tablas y llamarlas desde el texto</w:t>
      </w:r>
    </w:p>
  </w:comment>
  <w:comment w:id="79" w:author="Danilo" w:date="2026-07-08T20:18:00Z" w:initials="D">
    <w:p w14:paraId="08F4EC0F" w14:textId="18CB2C7A" w:rsidR="00EA64DB" w:rsidRDefault="00EA64DB">
      <w:pPr>
        <w:pStyle w:val="Textocomentario"/>
      </w:pPr>
      <w:r>
        <w:rPr>
          <w:rStyle w:val="Refdecomentario"/>
        </w:rPr>
        <w:annotationRef/>
      </w:r>
      <w:r>
        <w:t>Se agregaron títulos a las seis tablas (Tabla 1–6) y todas se llaman ahora desde el texto.</w:t>
      </w:r>
    </w:p>
  </w:comment>
  <w:comment w:id="80" w:author="Edison Loza Aguirre" w:date="2026-07-07T11:16:00Z" w:initials="ELA">
    <w:p w14:paraId="556A9631" w14:textId="77777777" w:rsidR="006D6CC8" w:rsidRDefault="006D6CC8" w:rsidP="006D6CC8">
      <w:r>
        <w:rPr>
          <w:rStyle w:val="Refdecomentario"/>
        </w:rPr>
        <w:annotationRef/>
      </w:r>
      <w:r>
        <w:rPr>
          <w:sz w:val="20"/>
          <w:szCs w:val="20"/>
        </w:rPr>
        <w:t>poner referencias</w:t>
      </w:r>
    </w:p>
  </w:comment>
  <w:comment w:id="81" w:author="Danilo" w:date="2026-07-08T19:54:00Z" w:initials="D">
    <w:p w14:paraId="14009743" w14:textId="227C386C" w:rsidR="00487AC1" w:rsidRDefault="00487AC1">
      <w:pPr>
        <w:pStyle w:val="Textocomentario"/>
      </w:pPr>
      <w:r>
        <w:rPr>
          <w:rStyle w:val="Refdecomentario"/>
        </w:rPr>
        <w:annotationRef/>
      </w:r>
      <w:r>
        <w:t>Referencias agregadas: (Deb, 2001; Miettinen, 1999).</w:t>
      </w:r>
    </w:p>
  </w:comment>
  <w:comment w:id="82" w:author="Edison Loza Aguirre" w:date="2026-07-07T11:20:00Z" w:initials="ELA">
    <w:p w14:paraId="29B76786" w14:textId="77777777" w:rsidR="006D6CC8" w:rsidRDefault="006D6CC8" w:rsidP="006D6CC8">
      <w:r>
        <w:rPr>
          <w:rStyle w:val="Refdecomentario"/>
        </w:rPr>
        <w:annotationRef/>
      </w:r>
      <w:r>
        <w:rPr>
          <w:sz w:val="20"/>
          <w:szCs w:val="20"/>
        </w:rPr>
        <w:t>poner la dirección al repositorio git</w:t>
      </w:r>
    </w:p>
  </w:comment>
  <w:comment w:id="83" w:author="Edison Loza Aguirre" w:date="2026-07-07T11:37:00Z" w:initials="ELA">
    <w:p w14:paraId="29B24FAE" w14:textId="77777777" w:rsidR="006D6CC8" w:rsidRDefault="006D6CC8" w:rsidP="006D6CC8">
      <w:r>
        <w:rPr>
          <w:rStyle w:val="Refdecomentario"/>
        </w:rPr>
        <w:annotationRef/>
      </w:r>
      <w:r>
        <w:rPr>
          <w:sz w:val="20"/>
          <w:szCs w:val="20"/>
        </w:rPr>
        <w:t>terminar esta sección con la reducción de las reglas bien mostrada, y presentar allí las cinco reglas finales.</w:t>
      </w:r>
    </w:p>
  </w:comment>
  <w:comment w:id="84" w:author="Danilo" w:date="2026-07-08T21:04:00Z" w:initials="D">
    <w:p w14:paraId="6559E194" w14:textId="7A00442C" w:rsidR="006303F0" w:rsidRDefault="006303F0">
      <w:pPr>
        <w:pStyle w:val="Textocomentario"/>
      </w:pPr>
      <w:r>
        <w:rPr>
          <w:rStyle w:val="Refdecomentario"/>
        </w:rPr>
        <w:annotationRef/>
      </w:r>
      <w:r>
        <w:t>Hecho: la sección de resultados (5.3) cierra ahora con la reducción 332→5 (REDU = 0,9849) y presenta las cinco reglas finales con sus etiquetas lingüísticas, en formato de lista.</w:t>
      </w:r>
    </w:p>
  </w:comment>
  <w:comment w:id="85" w:author="Edison Loza Aguirre" w:date="2026-07-07T11:22:00Z" w:initials="ELA">
    <w:p w14:paraId="6AD5380C" w14:textId="77777777" w:rsidR="006D6CC8" w:rsidRDefault="006D6CC8" w:rsidP="006D6CC8">
      <w:r>
        <w:rPr>
          <w:rStyle w:val="Refdecomentario"/>
        </w:rPr>
        <w:annotationRef/>
      </w:r>
      <w:r>
        <w:rPr>
          <w:sz w:val="20"/>
          <w:szCs w:val="20"/>
        </w:rPr>
        <w:t>jaramillo et al.</w:t>
      </w:r>
    </w:p>
  </w:comment>
  <w:comment w:id="86" w:author="Danilo" w:date="2026-07-08T20:09:00Z" w:initials="D">
    <w:p w14:paraId="51BE7568" w14:textId="443F6587" w:rsidR="002C1BA1" w:rsidRDefault="002C1BA1">
      <w:pPr>
        <w:pStyle w:val="Textocomentario"/>
      </w:pPr>
      <w:r>
        <w:rPr>
          <w:rStyle w:val="Refdecomentario"/>
        </w:rPr>
        <w:annotationRef/>
      </w:r>
      <w:r>
        <w:t>Corregido: "Jaramillo et al.".</w:t>
      </w:r>
    </w:p>
  </w:comment>
  <w:comment w:id="87" w:author="Edison Loza Aguirre" w:date="2026-07-07T11:21:00Z" w:initials="ELA">
    <w:p w14:paraId="3E1E2493" w14:textId="77777777" w:rsidR="006303F0" w:rsidRDefault="006303F0" w:rsidP="006D6CC8">
      <w:r>
        <w:rPr>
          <w:rStyle w:val="Refdecomentario"/>
        </w:rPr>
        <w:annotationRef/>
      </w:r>
      <w:r>
        <w:rPr>
          <w:sz w:val="20"/>
          <w:szCs w:val="20"/>
        </w:rPr>
        <w:t>mejor organizar todo en resultados del Escenario A y luego resultados del Escenario B</w:t>
      </w:r>
    </w:p>
  </w:comment>
  <w:comment w:id="88" w:author="Danilo" w:date="2026-07-08T22:25:00Z" w:initials="D">
    <w:p w14:paraId="63A24D8C" w14:textId="7D5090C3" w:rsidR="00A173E0" w:rsidRDefault="00A173E0">
      <w:pPr>
        <w:pStyle w:val="Textocomentario"/>
      </w:pPr>
      <w:r>
        <w:rPr>
          <w:rStyle w:val="Refdecomentario"/>
        </w:rPr>
        <w:annotationRef/>
      </w:r>
      <w:r>
        <w:t>Reorganizado: los resultados van ahora Escenario A (5.1) y luego Escenario B (5.2), que integra el modelo base y el grid sin recoveries.</w:t>
      </w:r>
    </w:p>
  </w:comment>
  <w:comment w:id="89" w:author="Edison Loza Aguirre" w:date="2026-07-07T11:21:00Z" w:initials="ELA">
    <w:p w14:paraId="256DE49C" w14:textId="77777777" w:rsidR="006303F0" w:rsidRDefault="006303F0" w:rsidP="006D6CC8">
      <w:r>
        <w:rPr>
          <w:rStyle w:val="Refdecomentario"/>
        </w:rPr>
        <w:annotationRef/>
      </w:r>
      <w:r>
        <w:rPr>
          <w:sz w:val="20"/>
          <w:szCs w:val="20"/>
        </w:rPr>
        <w:t xml:space="preserve">se ve muy pequeño el texto, mejor dividir en dos gráficos. </w:t>
      </w:r>
    </w:p>
  </w:comment>
  <w:comment w:id="90" w:author="Edison Loza Aguirre" w:date="2026-07-07T11:28:00Z" w:initials="ELA">
    <w:p w14:paraId="25ECB05E" w14:textId="77777777" w:rsidR="006D6CC8" w:rsidRDefault="006D6CC8" w:rsidP="006D6CC8">
      <w:r>
        <w:rPr>
          <w:rStyle w:val="Refdecomentario"/>
        </w:rPr>
        <w:annotationRef/>
      </w:r>
      <w:r>
        <w:rPr>
          <w:sz w:val="20"/>
          <w:szCs w:val="20"/>
        </w:rPr>
        <w:t>hacer los gráficos más grandes, no se ve el texto</w:t>
      </w:r>
    </w:p>
  </w:comment>
  <w:comment w:id="91" w:author="Edison Loza Aguirre" w:date="2026-07-07T11:35:00Z" w:initials="ELA">
    <w:p w14:paraId="0E7FAA9C" w14:textId="77777777" w:rsidR="006D6CC8" w:rsidRDefault="006D6CC8" w:rsidP="006D6CC8">
      <w:r>
        <w:rPr>
          <w:rStyle w:val="Refdecomentario"/>
        </w:rPr>
        <w:annotationRef/>
      </w:r>
      <w:r>
        <w:rPr>
          <w:sz w:val="20"/>
          <w:szCs w:val="20"/>
        </w:rPr>
        <w:t>no olvidarnos que toda figura y tabla debe estar mencionada en el texto.</w:t>
      </w:r>
    </w:p>
  </w:comment>
  <w:comment w:id="92" w:author="Danilo" w:date="2026-07-08T20:18:00Z" w:initials="D">
    <w:p w14:paraId="6217B8DD" w14:textId="1F76317E" w:rsidR="00EA64DB" w:rsidRDefault="00EA64DB">
      <w:pPr>
        <w:pStyle w:val="Textocomentario"/>
      </w:pPr>
      <w:r>
        <w:rPr>
          <w:rStyle w:val="Refdecomentario"/>
        </w:rPr>
        <w:annotationRef/>
      </w:r>
      <w:r>
        <w:t>Verificado: las seis tablas y las tres figuras quedan mencionadas explícitamente en el texto.</w:t>
      </w:r>
    </w:p>
  </w:comment>
  <w:comment w:id="93" w:author="Edison Loza Aguirre" w:date="2026-07-07T11:35:00Z" w:initials="ELA">
    <w:p w14:paraId="5FFBF181" w14:textId="77777777" w:rsidR="006D6CC8" w:rsidRDefault="006D6CC8" w:rsidP="006D6CC8">
      <w:r>
        <w:rPr>
          <w:rStyle w:val="Refdecomentario"/>
        </w:rPr>
        <w:annotationRef/>
      </w:r>
      <w:r>
        <w:rPr>
          <w:sz w:val="20"/>
          <w:szCs w:val="20"/>
        </w:rPr>
        <w:t>poner título a todos los gráficos y tablas</w:t>
      </w:r>
    </w:p>
  </w:comment>
  <w:comment w:id="94" w:author="Danilo" w:date="2026-07-08T20:18:00Z" w:initials="D">
    <w:p w14:paraId="53C36AB5" w14:textId="05F6576A" w:rsidR="00EA64DB" w:rsidRDefault="00EA64DB">
      <w:pPr>
        <w:pStyle w:val="Textocomentario"/>
      </w:pPr>
      <w:r>
        <w:rPr>
          <w:rStyle w:val="Refdecomentario"/>
        </w:rPr>
        <w:annotationRef/>
      </w:r>
      <w:r>
        <w:t>Listo: las seis tablas tienen título; las tres figuras ya contaban con pie (Figura 1–3).</w:t>
      </w:r>
    </w:p>
  </w:comment>
  <w:comment w:id="95" w:author="Edison Loza Aguirre" w:date="2026-07-07T11:30:00Z" w:initials="ELA">
    <w:p w14:paraId="62B9D826" w14:textId="77777777" w:rsidR="006D6CC8" w:rsidRDefault="006D6CC8" w:rsidP="006D6CC8">
      <w:r>
        <w:rPr>
          <w:rStyle w:val="Refdecomentario"/>
        </w:rPr>
        <w:annotationRef/>
      </w:r>
      <w:r>
        <w:rPr>
          <w:sz w:val="20"/>
          <w:szCs w:val="20"/>
        </w:rPr>
        <w:t>llevarlo a la sección de discusión</w:t>
      </w:r>
    </w:p>
  </w:comment>
  <w:comment w:id="96" w:author="Danilo" w:date="2026-07-08T21:04:00Z" w:initials="D">
    <w:p w14:paraId="77444810" w14:textId="7D630EA5" w:rsidR="006303F0" w:rsidRDefault="006303F0">
      <w:pPr>
        <w:pStyle w:val="Textocomentario"/>
      </w:pPr>
      <w:r>
        <w:rPr>
          <w:rStyle w:val="Refdecomentario"/>
        </w:rPr>
        <w:annotationRef/>
      </w:r>
      <w:r>
        <w:t>Hecho: la comparación con Jaramillo et al. se fusionó con la Discusión (ahora 5.4), que abre con la Tabla 6 y los dos contrastes y cierra con las implicaciones.</w:t>
      </w:r>
    </w:p>
  </w:comment>
  <w:comment w:id="97" w:author="Edison Loza Aguirre" w:date="2026-07-07T11:38:00Z" w:initials="ELA">
    <w:p w14:paraId="0CB59A94" w14:textId="77777777" w:rsidR="006D6CC8" w:rsidRDefault="006D6CC8" w:rsidP="006D6CC8">
      <w:r>
        <w:rPr>
          <w:rStyle w:val="Refdecomentario"/>
        </w:rPr>
        <w:annotationRef/>
      </w:r>
      <w:r>
        <w:rPr>
          <w:sz w:val="20"/>
          <w:szCs w:val="20"/>
        </w:rPr>
        <w:t>pongamos los límites de la investigación antes de las recomendaciones.</w:t>
      </w:r>
    </w:p>
  </w:comment>
  <w:comment w:id="98" w:author="Danilo" w:date="2026-07-08T21:04:00Z" w:initials="D">
    <w:p w14:paraId="5C35DD41" w14:textId="5D836D88" w:rsidR="006303F0" w:rsidRDefault="006303F0">
      <w:pPr>
        <w:pStyle w:val="Textocomentario"/>
      </w:pPr>
      <w:r>
        <w:rPr>
          <w:rStyle w:val="Refdecomentario"/>
        </w:rPr>
        <w:annotationRef/>
      </w:r>
      <w:r>
        <w:t>Hecho: se agregó el numeral 5 'Limitaciones de la investigación' antes de las recomendaciones (Trabajo futuro, ahora numeral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E543B9" w15:done="0"/>
  <w15:commentEx w15:paraId="338239CB" w15:paraIdParent="76E543B9" w15:done="0"/>
  <w15:commentEx w15:paraId="5A45C40B" w15:done="0"/>
  <w15:commentEx w15:paraId="6E94EFEF" w15:paraIdParent="5A45C40B" w15:done="0"/>
  <w15:commentEx w15:paraId="7A33B6D4" w15:done="0"/>
  <w15:commentEx w15:paraId="65797722" w15:paraIdParent="7A33B6D4" w15:done="0"/>
  <w15:commentEx w15:paraId="1998BD05" w15:done="0"/>
  <w15:commentEx w15:paraId="053AAE81" w15:paraIdParent="1998BD05" w15:done="0"/>
  <w15:commentEx w15:paraId="0B2FD88F" w15:done="0"/>
  <w15:commentEx w15:paraId="35D921C9" w15:paraIdParent="0B2FD88F" w15:done="0"/>
  <w15:commentEx w15:paraId="0DA585F4" w15:done="0"/>
  <w15:commentEx w15:paraId="50107B9C" w15:paraIdParent="0DA585F4" w15:done="0"/>
  <w15:commentEx w15:paraId="16084841" w15:done="0"/>
  <w15:commentEx w15:paraId="4F26BD44" w15:paraIdParent="16084841" w15:done="0"/>
  <w15:commentEx w15:paraId="17A8CF2A" w15:done="0"/>
  <w15:commentEx w15:paraId="5B7125A6" w15:paraIdParent="17A8CF2A" w15:done="0"/>
  <w15:commentEx w15:paraId="188BDF1C" w15:done="0"/>
  <w15:commentEx w15:paraId="4636656F" w15:paraIdParent="188BDF1C" w15:done="0"/>
  <w15:commentEx w15:paraId="63BEC10D" w15:done="0"/>
  <w15:commentEx w15:paraId="0002DBB1" w15:paraIdParent="63BEC10D" w15:done="0"/>
  <w15:commentEx w15:paraId="74FD3437" w15:done="0"/>
  <w15:commentEx w15:paraId="675D84AD" w15:paraIdParent="74FD3437" w15:done="0"/>
  <w15:commentEx w15:paraId="49C33483" w15:done="0"/>
  <w15:commentEx w15:paraId="2365EC6E" w15:paraIdParent="49C33483" w15:done="0"/>
  <w15:commentEx w15:paraId="26657F7F" w15:done="0"/>
  <w15:commentEx w15:paraId="6C20003D" w15:paraIdParent="26657F7F" w15:done="0"/>
  <w15:commentEx w15:paraId="54421237" w15:done="0"/>
  <w15:commentEx w15:paraId="44C2AFDE" w15:paraIdParent="54421237" w15:done="0"/>
  <w15:commentEx w15:paraId="403A0878" w15:done="0"/>
  <w15:commentEx w15:paraId="46D1CEA7" w15:paraIdParent="403A0878" w15:done="0"/>
  <w15:commentEx w15:paraId="310B88DE" w15:done="0"/>
  <w15:commentEx w15:paraId="6285A1B2" w15:paraIdParent="310B88DE" w15:done="0"/>
  <w15:commentEx w15:paraId="794528B0" w15:done="0"/>
  <w15:commentEx w15:paraId="66BEE5B7" w15:paraIdParent="794528B0" w15:done="0"/>
  <w15:commentEx w15:paraId="18256AA9" w15:done="0"/>
  <w15:commentEx w15:paraId="5352002D" w15:paraIdParent="18256AA9" w15:done="0"/>
  <w15:commentEx w15:paraId="2F7A619E" w15:done="0"/>
  <w15:commentEx w15:paraId="5D5EBB53" w15:paraIdParent="2F7A619E" w15:done="0"/>
  <w15:commentEx w15:paraId="015033CF" w15:done="0"/>
  <w15:commentEx w15:paraId="0F87BE03" w15:paraIdParent="015033CF" w15:done="0"/>
  <w15:commentEx w15:paraId="2831D98A" w15:done="0"/>
  <w15:commentEx w15:paraId="49AFB9C3" w15:paraIdParent="2831D98A" w15:done="0"/>
  <w15:commentEx w15:paraId="0CC2FACA" w15:done="0"/>
  <w15:commentEx w15:paraId="08F4EC0F" w15:paraIdParent="0CC2FACA" w15:done="0"/>
  <w15:commentEx w15:paraId="556A9631" w15:done="0"/>
  <w15:commentEx w15:paraId="14009743" w15:paraIdParent="556A9631" w15:done="0"/>
  <w15:commentEx w15:paraId="29B76786" w15:done="0"/>
  <w15:commentEx w15:paraId="29B24FAE" w15:done="0"/>
  <w15:commentEx w15:paraId="6559E194" w15:paraIdParent="29B24FAE" w15:done="0"/>
  <w15:commentEx w15:paraId="6AD5380C" w15:done="0"/>
  <w15:commentEx w15:paraId="51BE7568" w15:paraIdParent="6AD5380C" w15:done="0"/>
  <w15:commentEx w15:paraId="3E1E2493" w15:done="0"/>
  <w15:commentEx w15:paraId="63A24D8C" w15:paraIdParent="3E1E2493" w15:done="0"/>
  <w15:commentEx w15:paraId="256DE49C" w15:done="0"/>
  <w15:commentEx w15:paraId="25ECB05E" w15:done="0"/>
  <w15:commentEx w15:paraId="0E7FAA9C" w15:done="0"/>
  <w15:commentEx w15:paraId="6217B8DD" w15:paraIdParent="0E7FAA9C" w15:done="0"/>
  <w15:commentEx w15:paraId="5FFBF181" w15:done="0"/>
  <w15:commentEx w15:paraId="53C36AB5" w15:paraIdParent="5FFBF181" w15:done="0"/>
  <w15:commentEx w15:paraId="62B9D826" w15:done="0"/>
  <w15:commentEx w15:paraId="77444810" w15:paraIdParent="62B9D826" w15:done="0"/>
  <w15:commentEx w15:paraId="0CB59A94" w15:done="0"/>
  <w15:commentEx w15:paraId="5C35DD41" w15:paraIdParent="0CB59A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163674" w16cex:dateUtc="2026-07-07T16:00:00Z"/>
  <w16cex:commentExtensible w16cex:durableId="2627AAE2" w16cex:dateUtc="2026-07-09T00:54:00Z"/>
  <w16cex:commentExtensible w16cex:durableId="510A4EBD" w16cex:dateUtc="2026-07-07T16:00:00Z"/>
  <w16cex:commentExtensible w16cex:durableId="3FFE7562" w16cex:dateUtc="2026-07-09T00:54:00Z"/>
  <w16cex:commentExtensible w16cex:durableId="2A8B8F34" w16cex:dateUtc="2026-07-07T16:00:00Z"/>
  <w16cex:commentExtensible w16cex:durableId="6DC2E21D" w16cex:dateUtc="2026-07-09T00:54:00Z"/>
  <w16cex:commentExtensible w16cex:durableId="41951F0A" w16cex:dateUtc="2026-07-07T16:01:00Z"/>
  <w16cex:commentExtensible w16cex:durableId="0FB640CC" w16cex:dateUtc="2026-07-09T00:54:00Z"/>
  <w16cex:commentExtensible w16cex:durableId="267B8F73" w16cex:dateUtc="2026-07-07T16:01:00Z"/>
  <w16cex:commentExtensible w16cex:durableId="0B1239F8" w16cex:dateUtc="2026-07-09T00:54:00Z"/>
  <w16cex:commentExtensible w16cex:durableId="1EB2C594" w16cex:dateUtc="2026-07-07T16:01:00Z"/>
  <w16cex:commentExtensible w16cex:durableId="5D68752F" w16cex:dateUtc="2026-07-09T00:54:00Z"/>
  <w16cex:commentExtensible w16cex:durableId="1457C271" w16cex:dateUtc="2026-07-07T16:04:00Z"/>
  <w16cex:commentExtensible w16cex:durableId="6E8B92F8" w16cex:dateUtc="2026-07-09T01:09:00Z"/>
  <w16cex:commentExtensible w16cex:durableId="254295EA" w16cex:dateUtc="2026-07-07T16:08:00Z"/>
  <w16cex:commentExtensible w16cex:durableId="78BE8EA2" w16cex:dateUtc="2026-07-09T02:04:00Z"/>
  <w16cex:commentExtensible w16cex:durableId="712ED8EB" w16cex:dateUtc="2026-07-07T16:06:00Z"/>
  <w16cex:commentExtensible w16cex:durableId="4BD147AE" w16cex:dateUtc="2026-07-09T02:04:00Z"/>
  <w16cex:commentExtensible w16cex:durableId="6D9BE211" w16cex:dateUtc="2026-07-07T16:08:00Z"/>
  <w16cex:commentExtensible w16cex:durableId="61C20DE7" w16cex:dateUtc="2026-07-09T00:54:00Z"/>
  <w16cex:commentExtensible w16cex:durableId="07A78E1E" w16cex:dateUtc="2026-07-07T16:10:00Z"/>
  <w16cex:commentExtensible w16cex:durableId="1473B964" w16cex:dateUtc="2026-07-09T00:54:00Z"/>
  <w16cex:commentExtensible w16cex:durableId="0D46A887" w16cex:dateUtc="2026-07-07T16:09:00Z"/>
  <w16cex:commentExtensible w16cex:durableId="239F4305" w16cex:dateUtc="2026-07-09T01:13:00Z"/>
  <w16cex:commentExtensible w16cex:durableId="083482AF" w16cex:dateUtc="2026-07-07T16:10:00Z"/>
  <w16cex:commentExtensible w16cex:durableId="7BD1F66C" w16cex:dateUtc="2026-07-09T01:13:00Z"/>
  <w16cex:commentExtensible w16cex:durableId="1410B116" w16cex:dateUtc="2026-07-07T16:15:00Z"/>
  <w16cex:commentExtensible w16cex:durableId="29B7EDC5" w16cex:dateUtc="2026-07-09T01:13:00Z"/>
  <w16cex:commentExtensible w16cex:durableId="65332540" w16cex:dateUtc="2026-07-07T16:16:00Z"/>
  <w16cex:commentExtensible w16cex:durableId="0733F8E7" w16cex:dateUtc="2026-07-09T00:54:00Z"/>
  <w16cex:commentExtensible w16cex:durableId="4FFD5E46" w16cex:dateUtc="2026-07-07T17:55:00Z"/>
  <w16cex:commentExtensible w16cex:durableId="05FEA175" w16cex:dateUtc="2026-07-09T01:09:00Z"/>
  <w16cex:commentExtensible w16cex:durableId="1DBEC81F" w16cex:dateUtc="2026-07-07T16:18:00Z"/>
  <w16cex:commentExtensible w16cex:durableId="4BE46BF6" w16cex:dateUtc="2026-07-09T00:54:00Z"/>
  <w16cex:commentExtensible w16cex:durableId="60D7F897" w16cex:dateUtc="2026-07-07T16:18:00Z"/>
  <w16cex:commentExtensible w16cex:durableId="16B2A1BF" w16cex:dateUtc="2026-07-09T01:13:00Z"/>
  <w16cex:commentExtensible w16cex:durableId="0C66407C" w16cex:dateUtc="2026-07-07T17:31:00Z"/>
  <w16cex:commentExtensible w16cex:durableId="4054660B" w16cex:dateUtc="2026-07-09T01:13:00Z"/>
  <w16cex:commentExtensible w16cex:durableId="784F5036" w16cex:dateUtc="2026-07-07T16:21:00Z"/>
  <w16cex:commentExtensible w16cex:durableId="3DB07486" w16cex:dateUtc="2026-07-09T00:54:00Z"/>
  <w16cex:commentExtensible w16cex:durableId="60B17339" w16cex:dateUtc="2026-07-07T16:40:00Z"/>
  <w16cex:commentExtensible w16cex:durableId="33421EAB" w16cex:dateUtc="2026-07-09T01:18:00Z"/>
  <w16cex:commentExtensible w16cex:durableId="6D8D3C49" w16cex:dateUtc="2026-07-07T16:40:00Z"/>
  <w16cex:commentExtensible w16cex:durableId="33B364E0" w16cex:dateUtc="2026-07-09T01:18:00Z"/>
  <w16cex:commentExtensible w16cex:durableId="0D5DEBE2" w16cex:dateUtc="2026-07-07T17:16:00Z"/>
  <w16cex:commentExtensible w16cex:durableId="5B19288A" w16cex:dateUtc="2026-07-09T00:54:00Z"/>
  <w16cex:commentExtensible w16cex:durableId="30AF69C7" w16cex:dateUtc="2026-07-07T17:20:00Z"/>
  <w16cex:commentExtensible w16cex:durableId="0A830602" w16cex:dateUtc="2026-07-07T17:37:00Z"/>
  <w16cex:commentExtensible w16cex:durableId="24B7F63D" w16cex:dateUtc="2026-07-09T02:04:00Z"/>
  <w16cex:commentExtensible w16cex:durableId="5DE63B4D" w16cex:dateUtc="2026-07-07T17:22:00Z"/>
  <w16cex:commentExtensible w16cex:durableId="5B40C97F" w16cex:dateUtc="2026-07-09T01:09:00Z"/>
  <w16cex:commentExtensible w16cex:durableId="69D5A92A" w16cex:dateUtc="2026-07-07T17:21:00Z"/>
  <w16cex:commentExtensible w16cex:durableId="46A10376" w16cex:dateUtc="2026-07-09T03:25:00Z"/>
  <w16cex:commentExtensible w16cex:durableId="035BC1EF" w16cex:dateUtc="2026-07-07T17:21:00Z"/>
  <w16cex:commentExtensible w16cex:durableId="42673C1D" w16cex:dateUtc="2026-07-07T17:28:00Z"/>
  <w16cex:commentExtensible w16cex:durableId="1C2ACBB0" w16cex:dateUtc="2026-07-07T17:35:00Z"/>
  <w16cex:commentExtensible w16cex:durableId="2A0109C7" w16cex:dateUtc="2026-07-09T01:18:00Z"/>
  <w16cex:commentExtensible w16cex:durableId="3938D6DC" w16cex:dateUtc="2026-07-07T17:35:00Z"/>
  <w16cex:commentExtensible w16cex:durableId="511B2198" w16cex:dateUtc="2026-07-09T01:18:00Z"/>
  <w16cex:commentExtensible w16cex:durableId="745415A1" w16cex:dateUtc="2026-07-07T17:30:00Z"/>
  <w16cex:commentExtensible w16cex:durableId="017D082D" w16cex:dateUtc="2026-07-09T02:04:00Z"/>
  <w16cex:commentExtensible w16cex:durableId="224947F0" w16cex:dateUtc="2026-07-07T17:38:00Z"/>
  <w16cex:commentExtensible w16cex:durableId="4CAC439B" w16cex:dateUtc="2026-07-09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E543B9" w16cid:durableId="46163674"/>
  <w16cid:commentId w16cid:paraId="338239CB" w16cid:durableId="2627AAE2"/>
  <w16cid:commentId w16cid:paraId="5A45C40B" w16cid:durableId="510A4EBD"/>
  <w16cid:commentId w16cid:paraId="6E94EFEF" w16cid:durableId="3FFE7562"/>
  <w16cid:commentId w16cid:paraId="7A33B6D4" w16cid:durableId="2A8B8F34"/>
  <w16cid:commentId w16cid:paraId="65797722" w16cid:durableId="6DC2E21D"/>
  <w16cid:commentId w16cid:paraId="1998BD05" w16cid:durableId="41951F0A"/>
  <w16cid:commentId w16cid:paraId="053AAE81" w16cid:durableId="0FB640CC"/>
  <w16cid:commentId w16cid:paraId="0B2FD88F" w16cid:durableId="267B8F73"/>
  <w16cid:commentId w16cid:paraId="35D921C9" w16cid:durableId="0B1239F8"/>
  <w16cid:commentId w16cid:paraId="0DA585F4" w16cid:durableId="1EB2C594"/>
  <w16cid:commentId w16cid:paraId="50107B9C" w16cid:durableId="5D68752F"/>
  <w16cid:commentId w16cid:paraId="16084841" w16cid:durableId="1457C271"/>
  <w16cid:commentId w16cid:paraId="4F26BD44" w16cid:durableId="6E8B92F8"/>
  <w16cid:commentId w16cid:paraId="17A8CF2A" w16cid:durableId="254295EA"/>
  <w16cid:commentId w16cid:paraId="5B7125A6" w16cid:durableId="78BE8EA2"/>
  <w16cid:commentId w16cid:paraId="188BDF1C" w16cid:durableId="712ED8EB"/>
  <w16cid:commentId w16cid:paraId="4636656F" w16cid:durableId="4BD147AE"/>
  <w16cid:commentId w16cid:paraId="63BEC10D" w16cid:durableId="6D9BE211"/>
  <w16cid:commentId w16cid:paraId="0002DBB1" w16cid:durableId="61C20DE7"/>
  <w16cid:commentId w16cid:paraId="74FD3437" w16cid:durableId="07A78E1E"/>
  <w16cid:commentId w16cid:paraId="675D84AD" w16cid:durableId="1473B964"/>
  <w16cid:commentId w16cid:paraId="49C33483" w16cid:durableId="0D46A887"/>
  <w16cid:commentId w16cid:paraId="2365EC6E" w16cid:durableId="239F4305"/>
  <w16cid:commentId w16cid:paraId="26657F7F" w16cid:durableId="083482AF"/>
  <w16cid:commentId w16cid:paraId="6C20003D" w16cid:durableId="7BD1F66C"/>
  <w16cid:commentId w16cid:paraId="54421237" w16cid:durableId="1410B116"/>
  <w16cid:commentId w16cid:paraId="44C2AFDE" w16cid:durableId="29B7EDC5"/>
  <w16cid:commentId w16cid:paraId="403A0878" w16cid:durableId="65332540"/>
  <w16cid:commentId w16cid:paraId="46D1CEA7" w16cid:durableId="0733F8E7"/>
  <w16cid:commentId w16cid:paraId="310B88DE" w16cid:durableId="4FFD5E46"/>
  <w16cid:commentId w16cid:paraId="6285A1B2" w16cid:durableId="05FEA175"/>
  <w16cid:commentId w16cid:paraId="794528B0" w16cid:durableId="1DBEC81F"/>
  <w16cid:commentId w16cid:paraId="66BEE5B7" w16cid:durableId="4BE46BF6"/>
  <w16cid:commentId w16cid:paraId="18256AA9" w16cid:durableId="60D7F897"/>
  <w16cid:commentId w16cid:paraId="5352002D" w16cid:durableId="16B2A1BF"/>
  <w16cid:commentId w16cid:paraId="2F7A619E" w16cid:durableId="0C66407C"/>
  <w16cid:commentId w16cid:paraId="5D5EBB53" w16cid:durableId="4054660B"/>
  <w16cid:commentId w16cid:paraId="015033CF" w16cid:durableId="784F5036"/>
  <w16cid:commentId w16cid:paraId="0F87BE03" w16cid:durableId="3DB07486"/>
  <w16cid:commentId w16cid:paraId="2831D98A" w16cid:durableId="60B17339"/>
  <w16cid:commentId w16cid:paraId="49AFB9C3" w16cid:durableId="33421EAB"/>
  <w16cid:commentId w16cid:paraId="0CC2FACA" w16cid:durableId="6D8D3C49"/>
  <w16cid:commentId w16cid:paraId="08F4EC0F" w16cid:durableId="33B364E0"/>
  <w16cid:commentId w16cid:paraId="556A9631" w16cid:durableId="0D5DEBE2"/>
  <w16cid:commentId w16cid:paraId="14009743" w16cid:durableId="5B19288A"/>
  <w16cid:commentId w16cid:paraId="29B76786" w16cid:durableId="30AF69C7"/>
  <w16cid:commentId w16cid:paraId="29B24FAE" w16cid:durableId="0A830602"/>
  <w16cid:commentId w16cid:paraId="6559E194" w16cid:durableId="24B7F63D"/>
  <w16cid:commentId w16cid:paraId="6AD5380C" w16cid:durableId="5DE63B4D"/>
  <w16cid:commentId w16cid:paraId="51BE7568" w16cid:durableId="5B40C97F"/>
  <w16cid:commentId w16cid:paraId="3E1E2493" w16cid:durableId="69D5A92A"/>
  <w16cid:commentId w16cid:paraId="63A24D8C" w16cid:durableId="46A10376"/>
  <w16cid:commentId w16cid:paraId="256DE49C" w16cid:durableId="035BC1EF"/>
  <w16cid:commentId w16cid:paraId="25ECB05E" w16cid:durableId="42673C1D"/>
  <w16cid:commentId w16cid:paraId="0E7FAA9C" w16cid:durableId="1C2ACBB0"/>
  <w16cid:commentId w16cid:paraId="6217B8DD" w16cid:durableId="2A0109C7"/>
  <w16cid:commentId w16cid:paraId="5FFBF181" w16cid:durableId="3938D6DC"/>
  <w16cid:commentId w16cid:paraId="53C36AB5" w16cid:durableId="511B2198"/>
  <w16cid:commentId w16cid:paraId="62B9D826" w16cid:durableId="745415A1"/>
  <w16cid:commentId w16cid:paraId="77444810" w16cid:durableId="017D082D"/>
  <w16cid:commentId w16cid:paraId="0CB59A94" w16cid:durableId="224947F0"/>
  <w16cid:commentId w16cid:paraId="5C35DD41" w16cid:durableId="4CAC43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34A7D" w14:textId="77777777" w:rsidR="00905BA8" w:rsidRDefault="00905BA8">
      <w:r>
        <w:separator/>
      </w:r>
    </w:p>
  </w:endnote>
  <w:endnote w:type="continuationSeparator" w:id="0">
    <w:p w14:paraId="0A9D0339" w14:textId="77777777" w:rsidR="00905BA8" w:rsidRDefault="00905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CDD9" w14:textId="77777777" w:rsidR="0091061B" w:rsidRDefault="00910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A421" w14:textId="77777777" w:rsidR="003C0D16" w:rsidRDefault="00905BA8">
    <w:pPr>
      <w:jc w:val="center"/>
    </w:pPr>
    <w:r>
      <w:rPr>
        <w:rFonts w:ascii="Arial" w:eastAsia="Arial" w:hAnsi="Arial" w:cs="Arial"/>
        <w:color w:val="666666"/>
        <w:sz w:val="18"/>
        <w:szCs w:val="18"/>
      </w:rPr>
      <w:t xml:space="preserve">Página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F5604F">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1FD47" w14:textId="77777777" w:rsidR="0091061B" w:rsidRDefault="00910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BB78" w14:textId="77777777" w:rsidR="00905BA8" w:rsidRDefault="00905BA8">
      <w:r>
        <w:separator/>
      </w:r>
    </w:p>
  </w:footnote>
  <w:footnote w:type="continuationSeparator" w:id="0">
    <w:p w14:paraId="680DBA8F" w14:textId="77777777" w:rsidR="00905BA8" w:rsidRDefault="00905BA8">
      <w:r>
        <w:continuationSeparator/>
      </w:r>
    </w:p>
  </w:footnote>
  <w:footnote w:id="1">
    <w:p w14:paraId="7D9AD839" w14:textId="0FDBCFB5" w:rsidR="002C1BA1" w:rsidRPr="002C1BA1" w:rsidRDefault="002C1BA1">
      <w:pPr>
        <w:pStyle w:val="Textonotapie"/>
        <w:rPr>
          <w:lang w:val="es-ES"/>
        </w:rPr>
      </w:pPr>
      <w:r>
        <w:rPr>
          <w:rStyle w:val="Refdenotaalpie"/>
        </w:rPr>
        <w:footnoteRef/>
      </w:r>
      <w:r>
        <w:t xml:space="preserve"> FICO es el puntaje crediticio desarrollado por Fair Isaac Corporation, de uso estándar en Estados Unidos; resume el historial crediticio del solicitante en un valor típicamente entre 300 y 850.</w:t>
      </w:r>
    </w:p>
  </w:footnote>
  <w:footnote w:id="2">
    <w:p w14:paraId="3222B495" w14:textId="6E4F5CBB" w:rsidR="00487AC1" w:rsidRPr="00487AC1" w:rsidRDefault="00487AC1">
      <w:pPr>
        <w:pStyle w:val="Textonotapie"/>
        <w:rPr>
          <w:lang w:val="es-ES"/>
        </w:rPr>
      </w:pPr>
      <w:r>
        <w:rPr>
          <w:rStyle w:val="Refdenotaalpie"/>
        </w:rPr>
        <w:footnoteRef/>
      </w:r>
      <w:r>
        <w:t xml:space="preserve"> Los datos pueden consultarse públicamente en: https://www.kaggle.com/datasets/wordsforthewise/lending-club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1F95" w14:textId="77777777" w:rsidR="0091061B" w:rsidRDefault="0091061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B5CD1" w14:textId="77777777" w:rsidR="003C0D16" w:rsidRDefault="00905BA8">
    <w:pPr>
      <w:jc w:val="right"/>
    </w:pPr>
    <w:r>
      <w:rPr>
        <w:rFonts w:ascii="Arial" w:eastAsia="Arial" w:hAnsi="Arial" w:cs="Arial"/>
        <w:color w:val="666666"/>
        <w:sz w:val="18"/>
        <w:szCs w:val="18"/>
      </w:rPr>
      <w:t>Scoring Crediticio Interpretable con RuleCOSI+  —  D. Serrano Hidalgo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918D6" w14:textId="77777777" w:rsidR="0091061B" w:rsidRDefault="00910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70C2E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E43A47C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491C2090"/>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85EAF9D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40650F2"/>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1DA2F3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C6432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FFEF01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868BF28"/>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FAC46D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5E372D5"/>
    <w:multiLevelType w:val="multilevel"/>
    <w:tmpl w:val="0C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F520E9"/>
    <w:multiLevelType w:val="multilevel"/>
    <w:tmpl w:val="A324078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154651BB"/>
    <w:multiLevelType w:val="hybridMultilevel"/>
    <w:tmpl w:val="875E97EA"/>
    <w:lvl w:ilvl="0" w:tplc="54049112">
      <w:start w:val="1"/>
      <w:numFmt w:val="decimal"/>
      <w:lvlText w:val="%1."/>
      <w:lvlJc w:val="left"/>
      <w:pPr>
        <w:spacing w:before="60" w:after="60"/>
        <w:ind w:left="720" w:hanging="360"/>
      </w:pPr>
    </w:lvl>
    <w:lvl w:ilvl="1" w:tplc="E7CAD216">
      <w:numFmt w:val="decimal"/>
      <w:lvlText w:val=""/>
      <w:lvlJc w:val="left"/>
    </w:lvl>
    <w:lvl w:ilvl="2" w:tplc="46F4620C">
      <w:numFmt w:val="decimal"/>
      <w:lvlText w:val=""/>
      <w:lvlJc w:val="left"/>
    </w:lvl>
    <w:lvl w:ilvl="3" w:tplc="C9D20D32">
      <w:numFmt w:val="decimal"/>
      <w:lvlText w:val=""/>
      <w:lvlJc w:val="left"/>
    </w:lvl>
    <w:lvl w:ilvl="4" w:tplc="7DAA7CCC">
      <w:numFmt w:val="decimal"/>
      <w:lvlText w:val=""/>
      <w:lvlJc w:val="left"/>
    </w:lvl>
    <w:lvl w:ilvl="5" w:tplc="20F60642">
      <w:numFmt w:val="decimal"/>
      <w:lvlText w:val=""/>
      <w:lvlJc w:val="left"/>
    </w:lvl>
    <w:lvl w:ilvl="6" w:tplc="872C0E7E">
      <w:numFmt w:val="decimal"/>
      <w:lvlText w:val=""/>
      <w:lvlJc w:val="left"/>
    </w:lvl>
    <w:lvl w:ilvl="7" w:tplc="42D68AE2">
      <w:numFmt w:val="decimal"/>
      <w:lvlText w:val=""/>
      <w:lvlJc w:val="left"/>
    </w:lvl>
    <w:lvl w:ilvl="8" w:tplc="A9385B24">
      <w:numFmt w:val="decimal"/>
      <w:lvlText w:val=""/>
      <w:lvlJc w:val="left"/>
    </w:lvl>
  </w:abstractNum>
  <w:abstractNum w:abstractNumId="13" w15:restartNumberingAfterBreak="0">
    <w:nsid w:val="17A54CA5"/>
    <w:multiLevelType w:val="hybridMultilevel"/>
    <w:tmpl w:val="4492E590"/>
    <w:lvl w:ilvl="0" w:tplc="4308EB02">
      <w:start w:val="1"/>
      <w:numFmt w:val="decimal"/>
      <w:lvlText w:val="%1."/>
      <w:lvlJc w:val="left"/>
      <w:pPr>
        <w:spacing w:before="40" w:after="40"/>
        <w:ind w:left="720" w:hanging="360"/>
      </w:pPr>
    </w:lvl>
    <w:lvl w:ilvl="1" w:tplc="50D0AA46">
      <w:numFmt w:val="decimal"/>
      <w:lvlText w:val=""/>
      <w:lvlJc w:val="left"/>
    </w:lvl>
    <w:lvl w:ilvl="2" w:tplc="C0506F54">
      <w:numFmt w:val="decimal"/>
      <w:lvlText w:val=""/>
      <w:lvlJc w:val="left"/>
    </w:lvl>
    <w:lvl w:ilvl="3" w:tplc="437C4D4A">
      <w:numFmt w:val="decimal"/>
      <w:lvlText w:val=""/>
      <w:lvlJc w:val="left"/>
    </w:lvl>
    <w:lvl w:ilvl="4" w:tplc="A3CA16B6">
      <w:numFmt w:val="decimal"/>
      <w:lvlText w:val=""/>
      <w:lvlJc w:val="left"/>
    </w:lvl>
    <w:lvl w:ilvl="5" w:tplc="B07C0F66">
      <w:numFmt w:val="decimal"/>
      <w:lvlText w:val=""/>
      <w:lvlJc w:val="left"/>
    </w:lvl>
    <w:lvl w:ilvl="6" w:tplc="F8382CA6">
      <w:numFmt w:val="decimal"/>
      <w:lvlText w:val=""/>
      <w:lvlJc w:val="left"/>
    </w:lvl>
    <w:lvl w:ilvl="7" w:tplc="2E84FDDA">
      <w:numFmt w:val="decimal"/>
      <w:lvlText w:val=""/>
      <w:lvlJc w:val="left"/>
    </w:lvl>
    <w:lvl w:ilvl="8" w:tplc="2FAE926C">
      <w:numFmt w:val="decimal"/>
      <w:lvlText w:val=""/>
      <w:lvlJc w:val="left"/>
    </w:lvl>
  </w:abstractNum>
  <w:abstractNum w:abstractNumId="14" w15:restartNumberingAfterBreak="0">
    <w:nsid w:val="28225D52"/>
    <w:multiLevelType w:val="multilevel"/>
    <w:tmpl w:val="B19089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3E7B2CF6"/>
    <w:multiLevelType w:val="multilevel"/>
    <w:tmpl w:val="0C0A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EA160C4"/>
    <w:multiLevelType w:val="hybridMultilevel"/>
    <w:tmpl w:val="34D0620C"/>
    <w:lvl w:ilvl="0" w:tplc="DBFE5364">
      <w:start w:val="1"/>
      <w:numFmt w:val="decimal"/>
      <w:lvlText w:val="%1."/>
      <w:lvlJc w:val="left"/>
      <w:pPr>
        <w:spacing w:before="40" w:after="40"/>
        <w:ind w:left="720" w:hanging="360"/>
      </w:pPr>
    </w:lvl>
    <w:lvl w:ilvl="1" w:tplc="8828E9EC">
      <w:numFmt w:val="decimal"/>
      <w:lvlText w:val=""/>
      <w:lvlJc w:val="left"/>
    </w:lvl>
    <w:lvl w:ilvl="2" w:tplc="816C6F14">
      <w:numFmt w:val="decimal"/>
      <w:lvlText w:val=""/>
      <w:lvlJc w:val="left"/>
    </w:lvl>
    <w:lvl w:ilvl="3" w:tplc="F28C63C4">
      <w:numFmt w:val="decimal"/>
      <w:lvlText w:val=""/>
      <w:lvlJc w:val="left"/>
    </w:lvl>
    <w:lvl w:ilvl="4" w:tplc="E0827E26">
      <w:numFmt w:val="decimal"/>
      <w:lvlText w:val=""/>
      <w:lvlJc w:val="left"/>
    </w:lvl>
    <w:lvl w:ilvl="5" w:tplc="05283672">
      <w:numFmt w:val="decimal"/>
      <w:lvlText w:val=""/>
      <w:lvlJc w:val="left"/>
    </w:lvl>
    <w:lvl w:ilvl="6" w:tplc="3DD46336">
      <w:numFmt w:val="decimal"/>
      <w:lvlText w:val=""/>
      <w:lvlJc w:val="left"/>
    </w:lvl>
    <w:lvl w:ilvl="7" w:tplc="7220B4D8">
      <w:numFmt w:val="decimal"/>
      <w:lvlText w:val=""/>
      <w:lvlJc w:val="left"/>
    </w:lvl>
    <w:lvl w:ilvl="8" w:tplc="73F2672A">
      <w:numFmt w:val="decimal"/>
      <w:lvlText w:val=""/>
      <w:lvlJc w:val="left"/>
    </w:lvl>
  </w:abstractNum>
  <w:abstractNum w:abstractNumId="17" w15:restartNumberingAfterBreak="0">
    <w:nsid w:val="4AE0435A"/>
    <w:multiLevelType w:val="hybridMultilevel"/>
    <w:tmpl w:val="4B5C6EEA"/>
    <w:lvl w:ilvl="0" w:tplc="61B6F0CA">
      <w:start w:val="1"/>
      <w:numFmt w:val="bullet"/>
      <w:lvlText w:val="●"/>
      <w:lvlJc w:val="left"/>
      <w:pPr>
        <w:ind w:left="720" w:hanging="360"/>
      </w:pPr>
    </w:lvl>
    <w:lvl w:ilvl="1" w:tplc="1AB28348">
      <w:start w:val="1"/>
      <w:numFmt w:val="bullet"/>
      <w:lvlText w:val="○"/>
      <w:lvlJc w:val="left"/>
      <w:pPr>
        <w:ind w:left="1440" w:hanging="360"/>
      </w:pPr>
    </w:lvl>
    <w:lvl w:ilvl="2" w:tplc="EF5403C6">
      <w:start w:val="1"/>
      <w:numFmt w:val="bullet"/>
      <w:lvlText w:val="■"/>
      <w:lvlJc w:val="left"/>
      <w:pPr>
        <w:ind w:left="2160" w:hanging="360"/>
      </w:pPr>
    </w:lvl>
    <w:lvl w:ilvl="3" w:tplc="FFE6AC9C">
      <w:start w:val="1"/>
      <w:numFmt w:val="bullet"/>
      <w:lvlText w:val="●"/>
      <w:lvlJc w:val="left"/>
      <w:pPr>
        <w:ind w:left="2880" w:hanging="360"/>
      </w:pPr>
    </w:lvl>
    <w:lvl w:ilvl="4" w:tplc="5762E5E4">
      <w:start w:val="1"/>
      <w:numFmt w:val="bullet"/>
      <w:lvlText w:val="○"/>
      <w:lvlJc w:val="left"/>
      <w:pPr>
        <w:ind w:left="3600" w:hanging="360"/>
      </w:pPr>
    </w:lvl>
    <w:lvl w:ilvl="5" w:tplc="102E0252">
      <w:start w:val="1"/>
      <w:numFmt w:val="bullet"/>
      <w:lvlText w:val="■"/>
      <w:lvlJc w:val="left"/>
      <w:pPr>
        <w:ind w:left="4320" w:hanging="360"/>
      </w:pPr>
    </w:lvl>
    <w:lvl w:ilvl="6" w:tplc="736C7CC8">
      <w:start w:val="1"/>
      <w:numFmt w:val="bullet"/>
      <w:lvlText w:val="●"/>
      <w:lvlJc w:val="left"/>
      <w:pPr>
        <w:ind w:left="5040" w:hanging="360"/>
      </w:pPr>
    </w:lvl>
    <w:lvl w:ilvl="7" w:tplc="A9E2F2B6">
      <w:start w:val="1"/>
      <w:numFmt w:val="bullet"/>
      <w:lvlText w:val="●"/>
      <w:lvlJc w:val="left"/>
      <w:pPr>
        <w:ind w:left="5760" w:hanging="360"/>
      </w:pPr>
    </w:lvl>
    <w:lvl w:ilvl="8" w:tplc="F1FE2E8A">
      <w:start w:val="1"/>
      <w:numFmt w:val="bullet"/>
      <w:lvlText w:val="●"/>
      <w:lvlJc w:val="left"/>
      <w:pPr>
        <w:ind w:left="6480" w:hanging="360"/>
      </w:pPr>
    </w:lvl>
  </w:abstractNum>
  <w:abstractNum w:abstractNumId="18" w15:restartNumberingAfterBreak="0">
    <w:nsid w:val="52FA15D3"/>
    <w:multiLevelType w:val="hybridMultilevel"/>
    <w:tmpl w:val="FF7AA438"/>
    <w:lvl w:ilvl="0" w:tplc="8F041EC0">
      <w:start w:val="1"/>
      <w:numFmt w:val="decimal"/>
      <w:lvlText w:val="%1."/>
      <w:lvlJc w:val="left"/>
      <w:pPr>
        <w:spacing w:before="40" w:after="40"/>
        <w:ind w:left="720" w:hanging="360"/>
      </w:pPr>
    </w:lvl>
    <w:lvl w:ilvl="1" w:tplc="2F646D8A">
      <w:numFmt w:val="decimal"/>
      <w:lvlText w:val=""/>
      <w:lvlJc w:val="left"/>
    </w:lvl>
    <w:lvl w:ilvl="2" w:tplc="A04ADB64">
      <w:numFmt w:val="decimal"/>
      <w:lvlText w:val=""/>
      <w:lvlJc w:val="left"/>
    </w:lvl>
    <w:lvl w:ilvl="3" w:tplc="3B440DE8">
      <w:numFmt w:val="decimal"/>
      <w:lvlText w:val=""/>
      <w:lvlJc w:val="left"/>
    </w:lvl>
    <w:lvl w:ilvl="4" w:tplc="C30AE40C">
      <w:numFmt w:val="decimal"/>
      <w:lvlText w:val=""/>
      <w:lvlJc w:val="left"/>
    </w:lvl>
    <w:lvl w:ilvl="5" w:tplc="536E2BC2">
      <w:numFmt w:val="decimal"/>
      <w:lvlText w:val=""/>
      <w:lvlJc w:val="left"/>
    </w:lvl>
    <w:lvl w:ilvl="6" w:tplc="02EEA13E">
      <w:numFmt w:val="decimal"/>
      <w:lvlText w:val=""/>
      <w:lvlJc w:val="left"/>
    </w:lvl>
    <w:lvl w:ilvl="7" w:tplc="5428DA68">
      <w:numFmt w:val="decimal"/>
      <w:lvlText w:val=""/>
      <w:lvlJc w:val="left"/>
    </w:lvl>
    <w:lvl w:ilvl="8" w:tplc="42D42B84">
      <w:numFmt w:val="decimal"/>
      <w:lvlText w:val=""/>
      <w:lvlJc w:val="left"/>
    </w:lvl>
  </w:abstractNum>
  <w:abstractNum w:abstractNumId="19" w15:restartNumberingAfterBreak="0">
    <w:nsid w:val="79FB53BA"/>
    <w:multiLevelType w:val="multilevel"/>
    <w:tmpl w:val="0C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25681592">
    <w:abstractNumId w:val="17"/>
    <w:lvlOverride w:ilvl="0">
      <w:startOverride w:val="1"/>
    </w:lvlOverride>
  </w:num>
  <w:num w:numId="2" w16cid:durableId="1082145914">
    <w:abstractNumId w:val="12"/>
    <w:lvlOverride w:ilvl="0">
      <w:startOverride w:val="1"/>
    </w:lvlOverride>
  </w:num>
  <w:num w:numId="3" w16cid:durableId="340396314">
    <w:abstractNumId w:val="13"/>
    <w:lvlOverride w:ilvl="0">
      <w:startOverride w:val="1"/>
    </w:lvlOverride>
  </w:num>
  <w:num w:numId="4" w16cid:durableId="1905605062">
    <w:abstractNumId w:val="18"/>
    <w:lvlOverride w:ilvl="0">
      <w:startOverride w:val="1"/>
    </w:lvlOverride>
  </w:num>
  <w:num w:numId="5" w16cid:durableId="1363245858">
    <w:abstractNumId w:val="16"/>
    <w:lvlOverride w:ilvl="0">
      <w:startOverride w:val="1"/>
    </w:lvlOverride>
  </w:num>
  <w:num w:numId="6" w16cid:durableId="1270551392">
    <w:abstractNumId w:val="10"/>
  </w:num>
  <w:num w:numId="7" w16cid:durableId="1501190559">
    <w:abstractNumId w:val="19"/>
  </w:num>
  <w:num w:numId="8" w16cid:durableId="1052578307">
    <w:abstractNumId w:val="15"/>
  </w:num>
  <w:num w:numId="9" w16cid:durableId="230889109">
    <w:abstractNumId w:val="8"/>
  </w:num>
  <w:num w:numId="10" w16cid:durableId="771902974">
    <w:abstractNumId w:val="3"/>
  </w:num>
  <w:num w:numId="11" w16cid:durableId="1255163125">
    <w:abstractNumId w:val="2"/>
  </w:num>
  <w:num w:numId="12" w16cid:durableId="145704323">
    <w:abstractNumId w:val="1"/>
  </w:num>
  <w:num w:numId="13" w16cid:durableId="883295866">
    <w:abstractNumId w:val="0"/>
  </w:num>
  <w:num w:numId="14" w16cid:durableId="1882210458">
    <w:abstractNumId w:val="9"/>
  </w:num>
  <w:num w:numId="15" w16cid:durableId="9575972">
    <w:abstractNumId w:val="7"/>
  </w:num>
  <w:num w:numId="16" w16cid:durableId="1216622396">
    <w:abstractNumId w:val="6"/>
  </w:num>
  <w:num w:numId="17" w16cid:durableId="1649242130">
    <w:abstractNumId w:val="5"/>
  </w:num>
  <w:num w:numId="18" w16cid:durableId="100956333">
    <w:abstractNumId w:val="4"/>
  </w:num>
  <w:num w:numId="19" w16cid:durableId="1070733026">
    <w:abstractNumId w:val="11"/>
  </w:num>
  <w:num w:numId="20" w16cid:durableId="90341734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son Loza Aguirre">
    <w15:presenceInfo w15:providerId="AD" w15:userId="S::eloza@usfq.edu.ec::9306886b-ec27-4fb9-baeb-51caf59fa884"/>
  </w15:person>
  <w15:person w15:author="Danilo">
    <w15:presenceInfo w15:providerId="AD" w15:userId="S::danilo@prestigeoptical.co.uk::7c9316f1-6854-4408-96d9-38acdd3b9a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D16"/>
    <w:rsid w:val="001D647C"/>
    <w:rsid w:val="002C1BA1"/>
    <w:rsid w:val="003A7FAB"/>
    <w:rsid w:val="003C0D16"/>
    <w:rsid w:val="003E6D98"/>
    <w:rsid w:val="00487AC1"/>
    <w:rsid w:val="004B7E20"/>
    <w:rsid w:val="005247C3"/>
    <w:rsid w:val="00585C49"/>
    <w:rsid w:val="005C10B6"/>
    <w:rsid w:val="006303F0"/>
    <w:rsid w:val="0067337E"/>
    <w:rsid w:val="006D6CC8"/>
    <w:rsid w:val="00744286"/>
    <w:rsid w:val="00905BA8"/>
    <w:rsid w:val="0091061B"/>
    <w:rsid w:val="00A173E0"/>
    <w:rsid w:val="00AC7555"/>
    <w:rsid w:val="00B72B37"/>
    <w:rsid w:val="00D61E4E"/>
    <w:rsid w:val="00EA64DB"/>
    <w:rsid w:val="00F5604F"/>
    <w:rsid w:val="00F61FD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B529"/>
  <w15:docId w15:val="{B0E89596-73C3-BD40-9662-4D11EF88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rFonts w:ascii="Arial" w:eastAsia="Arial" w:hAnsi="Arial" w:cs="Arial"/>
      <w:b/>
      <w:bCs/>
      <w:sz w:val="32"/>
      <w:szCs w:val="32"/>
    </w:rPr>
  </w:style>
  <w:style w:type="paragraph" w:styleId="Ttulo2">
    <w:name w:val="heading 2"/>
    <w:uiPriority w:val="9"/>
    <w:unhideWhenUsed/>
    <w:qFormat/>
    <w:pPr>
      <w:spacing w:before="240" w:after="120"/>
      <w:outlineLvl w:val="1"/>
    </w:pPr>
    <w:rPr>
      <w:rFonts w:ascii="Arial" w:eastAsia="Arial" w:hAnsi="Arial" w:cs="Arial"/>
      <w:b/>
      <w:bCs/>
      <w:sz w:val="28"/>
      <w:szCs w:val="28"/>
    </w:rPr>
  </w:style>
  <w:style w:type="paragraph" w:styleId="Ttulo3">
    <w:name w:val="heading 3"/>
    <w:uiPriority w:val="9"/>
    <w:semiHidden/>
    <w:unhideWhenUsed/>
    <w:qFormat/>
    <w:pPr>
      <w:spacing w:before="180" w:after="80"/>
      <w:outlineLvl w:val="2"/>
    </w:pPr>
    <w:rPr>
      <w:rFonts w:ascii="Arial" w:eastAsia="Arial" w:hAnsi="Arial" w:cs="Arial"/>
      <w:b/>
      <w:bCs/>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6303F0"/>
    <w:pPr>
      <w:keepNext/>
      <w:keepLines/>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6303F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303F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Revisin">
    <w:name w:val="Revision"/>
    <w:hidden/>
    <w:uiPriority w:val="99"/>
    <w:semiHidden/>
    <w:rsid w:val="00F5604F"/>
  </w:style>
  <w:style w:type="character" w:styleId="Refdecomentario">
    <w:name w:val="annotation reference"/>
    <w:basedOn w:val="Fuentedeprrafopredeter"/>
    <w:uiPriority w:val="99"/>
    <w:semiHidden/>
    <w:unhideWhenUsed/>
    <w:rsid w:val="00F5604F"/>
    <w:rPr>
      <w:sz w:val="16"/>
      <w:szCs w:val="16"/>
    </w:rPr>
  </w:style>
  <w:style w:type="paragraph" w:styleId="Textocomentario">
    <w:name w:val="annotation text"/>
    <w:basedOn w:val="Normal"/>
    <w:link w:val="TextocomentarioCar"/>
    <w:uiPriority w:val="99"/>
    <w:semiHidden/>
    <w:unhideWhenUsed/>
    <w:rsid w:val="00F5604F"/>
    <w:rPr>
      <w:sz w:val="20"/>
      <w:szCs w:val="20"/>
    </w:rPr>
  </w:style>
  <w:style w:type="character" w:customStyle="1" w:styleId="TextocomentarioCar">
    <w:name w:val="Texto comentario Car"/>
    <w:basedOn w:val="Fuentedeprrafopredeter"/>
    <w:link w:val="Textocomentario"/>
    <w:uiPriority w:val="99"/>
    <w:semiHidden/>
    <w:rsid w:val="00F5604F"/>
    <w:rPr>
      <w:sz w:val="20"/>
      <w:szCs w:val="20"/>
    </w:rPr>
  </w:style>
  <w:style w:type="paragraph" w:styleId="Asuntodelcomentario">
    <w:name w:val="annotation subject"/>
    <w:basedOn w:val="Textocomentario"/>
    <w:next w:val="Textocomentario"/>
    <w:link w:val="AsuntodelcomentarioCar"/>
    <w:uiPriority w:val="99"/>
    <w:semiHidden/>
    <w:unhideWhenUsed/>
    <w:rsid w:val="00F5604F"/>
    <w:rPr>
      <w:b/>
      <w:bCs/>
    </w:rPr>
  </w:style>
  <w:style w:type="character" w:customStyle="1" w:styleId="AsuntodelcomentarioCar">
    <w:name w:val="Asunto del comentario Car"/>
    <w:basedOn w:val="TextocomentarioCar"/>
    <w:link w:val="Asuntodelcomentario"/>
    <w:uiPriority w:val="99"/>
    <w:semiHidden/>
    <w:rsid w:val="00F5604F"/>
    <w:rPr>
      <w:b/>
      <w:bCs/>
      <w:sz w:val="20"/>
      <w:szCs w:val="20"/>
    </w:rPr>
  </w:style>
  <w:style w:type="paragraph" w:styleId="Encabezado">
    <w:name w:val="header"/>
    <w:basedOn w:val="Normal"/>
    <w:link w:val="EncabezadoCar"/>
    <w:uiPriority w:val="99"/>
    <w:unhideWhenUsed/>
    <w:rsid w:val="0091061B"/>
    <w:pPr>
      <w:tabs>
        <w:tab w:val="center" w:pos="4252"/>
        <w:tab w:val="right" w:pos="8504"/>
      </w:tabs>
    </w:pPr>
  </w:style>
  <w:style w:type="character" w:customStyle="1" w:styleId="EncabezadoCar">
    <w:name w:val="Encabezado Car"/>
    <w:basedOn w:val="Fuentedeprrafopredeter"/>
    <w:link w:val="Encabezado"/>
    <w:uiPriority w:val="99"/>
    <w:rsid w:val="0091061B"/>
  </w:style>
  <w:style w:type="paragraph" w:styleId="Piedepgina">
    <w:name w:val="footer"/>
    <w:basedOn w:val="Normal"/>
    <w:link w:val="PiedepginaCar"/>
    <w:uiPriority w:val="99"/>
    <w:unhideWhenUsed/>
    <w:rsid w:val="0091061B"/>
    <w:pPr>
      <w:tabs>
        <w:tab w:val="center" w:pos="4252"/>
        <w:tab w:val="right" w:pos="8504"/>
      </w:tabs>
    </w:pPr>
  </w:style>
  <w:style w:type="character" w:customStyle="1" w:styleId="PiedepginaCar">
    <w:name w:val="Pie de página Car"/>
    <w:basedOn w:val="Fuentedeprrafopredeter"/>
    <w:link w:val="Piedepgina"/>
    <w:uiPriority w:val="99"/>
    <w:rsid w:val="0091061B"/>
  </w:style>
  <w:style w:type="character" w:styleId="Mencinsinresolver">
    <w:name w:val="Unresolved Mention"/>
    <w:basedOn w:val="Fuentedeprrafopredeter"/>
    <w:uiPriority w:val="99"/>
    <w:semiHidden/>
    <w:unhideWhenUsed/>
    <w:rsid w:val="00487AC1"/>
    <w:rPr>
      <w:color w:val="605E5C"/>
      <w:shd w:val="clear" w:color="auto" w:fill="E1DFDD"/>
    </w:rPr>
  </w:style>
  <w:style w:type="numbering" w:styleId="111111">
    <w:name w:val="Outline List 2"/>
    <w:basedOn w:val="Sinlista"/>
    <w:uiPriority w:val="99"/>
    <w:semiHidden/>
    <w:unhideWhenUsed/>
    <w:rsid w:val="006303F0"/>
    <w:pPr>
      <w:numPr>
        <w:numId w:val="6"/>
      </w:numPr>
    </w:pPr>
  </w:style>
  <w:style w:type="numbering" w:styleId="1ai">
    <w:name w:val="Outline List 1"/>
    <w:basedOn w:val="Sinlista"/>
    <w:uiPriority w:val="99"/>
    <w:semiHidden/>
    <w:unhideWhenUsed/>
    <w:rsid w:val="006303F0"/>
    <w:pPr>
      <w:numPr>
        <w:numId w:val="7"/>
      </w:numPr>
    </w:pPr>
  </w:style>
  <w:style w:type="character" w:styleId="AcrnimoHTML">
    <w:name w:val="HTML Acronym"/>
    <w:basedOn w:val="Fuentedeprrafopredeter"/>
    <w:uiPriority w:val="99"/>
    <w:semiHidden/>
    <w:unhideWhenUsed/>
    <w:rsid w:val="006303F0"/>
  </w:style>
  <w:style w:type="character" w:customStyle="1" w:styleId="Ttulo7Car">
    <w:name w:val="Título 7 Car"/>
    <w:basedOn w:val="Fuentedeprrafopredeter"/>
    <w:link w:val="Ttulo7"/>
    <w:uiPriority w:val="9"/>
    <w:semiHidden/>
    <w:rsid w:val="006303F0"/>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6303F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303F0"/>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6303F0"/>
    <w:pPr>
      <w:numPr>
        <w:numId w:val="8"/>
      </w:numPr>
    </w:pPr>
  </w:style>
  <w:style w:type="paragraph" w:styleId="Bibliografa">
    <w:name w:val="Bibliography"/>
    <w:basedOn w:val="Normal"/>
    <w:next w:val="Normal"/>
    <w:uiPriority w:val="37"/>
    <w:semiHidden/>
    <w:unhideWhenUsed/>
    <w:rsid w:val="006303F0"/>
  </w:style>
  <w:style w:type="paragraph" w:styleId="Cierre">
    <w:name w:val="Closing"/>
    <w:basedOn w:val="Normal"/>
    <w:link w:val="CierreCar"/>
    <w:uiPriority w:val="99"/>
    <w:semiHidden/>
    <w:unhideWhenUsed/>
    <w:rsid w:val="006303F0"/>
    <w:pPr>
      <w:ind w:left="4252"/>
    </w:pPr>
  </w:style>
  <w:style w:type="character" w:customStyle="1" w:styleId="CierreCar">
    <w:name w:val="Cierre Car"/>
    <w:basedOn w:val="Fuentedeprrafopredeter"/>
    <w:link w:val="Cierre"/>
    <w:uiPriority w:val="99"/>
    <w:semiHidden/>
    <w:rsid w:val="006303F0"/>
  </w:style>
  <w:style w:type="paragraph" w:styleId="Cita">
    <w:name w:val="Quote"/>
    <w:basedOn w:val="Normal"/>
    <w:next w:val="Normal"/>
    <w:link w:val="CitaCar"/>
    <w:uiPriority w:val="29"/>
    <w:qFormat/>
    <w:rsid w:val="006303F0"/>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6303F0"/>
    <w:rPr>
      <w:i/>
      <w:iCs/>
      <w:color w:val="404040" w:themeColor="text1" w:themeTint="BF"/>
    </w:rPr>
  </w:style>
  <w:style w:type="paragraph" w:styleId="Citadestacada">
    <w:name w:val="Intense Quote"/>
    <w:basedOn w:val="Normal"/>
    <w:next w:val="Normal"/>
    <w:link w:val="CitadestacadaCar"/>
    <w:uiPriority w:val="30"/>
    <w:qFormat/>
    <w:rsid w:val="006303F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6303F0"/>
    <w:rPr>
      <w:i/>
      <w:iCs/>
      <w:color w:val="156082" w:themeColor="accent1"/>
    </w:rPr>
  </w:style>
  <w:style w:type="character" w:styleId="CitaHTML">
    <w:name w:val="HTML Cite"/>
    <w:basedOn w:val="Fuentedeprrafopredeter"/>
    <w:uiPriority w:val="99"/>
    <w:semiHidden/>
    <w:unhideWhenUsed/>
    <w:rsid w:val="006303F0"/>
    <w:rPr>
      <w:i/>
      <w:iCs/>
    </w:rPr>
  </w:style>
  <w:style w:type="character" w:styleId="CdigoHTML">
    <w:name w:val="HTML Code"/>
    <w:basedOn w:val="Fuentedeprrafopredeter"/>
    <w:uiPriority w:val="99"/>
    <w:semiHidden/>
    <w:unhideWhenUsed/>
    <w:rsid w:val="006303F0"/>
    <w:rPr>
      <w:rFonts w:ascii="Consolas" w:hAnsi="Consolas"/>
      <w:sz w:val="20"/>
      <w:szCs w:val="20"/>
    </w:rPr>
  </w:style>
  <w:style w:type="paragraph" w:styleId="Continuarlista">
    <w:name w:val="List Continue"/>
    <w:basedOn w:val="Normal"/>
    <w:uiPriority w:val="99"/>
    <w:semiHidden/>
    <w:unhideWhenUsed/>
    <w:rsid w:val="006303F0"/>
    <w:pPr>
      <w:spacing w:after="120"/>
      <w:ind w:left="283"/>
      <w:contextualSpacing/>
    </w:pPr>
  </w:style>
  <w:style w:type="paragraph" w:styleId="Continuarlista2">
    <w:name w:val="List Continue 2"/>
    <w:basedOn w:val="Normal"/>
    <w:uiPriority w:val="99"/>
    <w:semiHidden/>
    <w:unhideWhenUsed/>
    <w:rsid w:val="006303F0"/>
    <w:pPr>
      <w:spacing w:after="120"/>
      <w:ind w:left="566"/>
      <w:contextualSpacing/>
    </w:pPr>
  </w:style>
  <w:style w:type="paragraph" w:styleId="Continuarlista3">
    <w:name w:val="List Continue 3"/>
    <w:basedOn w:val="Normal"/>
    <w:uiPriority w:val="99"/>
    <w:semiHidden/>
    <w:unhideWhenUsed/>
    <w:rsid w:val="006303F0"/>
    <w:pPr>
      <w:spacing w:after="120"/>
      <w:ind w:left="849"/>
      <w:contextualSpacing/>
    </w:pPr>
  </w:style>
  <w:style w:type="paragraph" w:styleId="Continuarlista4">
    <w:name w:val="List Continue 4"/>
    <w:basedOn w:val="Normal"/>
    <w:uiPriority w:val="99"/>
    <w:semiHidden/>
    <w:unhideWhenUsed/>
    <w:rsid w:val="006303F0"/>
    <w:pPr>
      <w:spacing w:after="120"/>
      <w:ind w:left="1132"/>
      <w:contextualSpacing/>
    </w:pPr>
  </w:style>
  <w:style w:type="paragraph" w:styleId="Continuarlista5">
    <w:name w:val="List Continue 5"/>
    <w:basedOn w:val="Normal"/>
    <w:uiPriority w:val="99"/>
    <w:semiHidden/>
    <w:unhideWhenUsed/>
    <w:rsid w:val="006303F0"/>
    <w:pPr>
      <w:spacing w:after="120"/>
      <w:ind w:left="1415"/>
      <w:contextualSpacing/>
    </w:pPr>
  </w:style>
  <w:style w:type="table" w:styleId="Cuadrculaclara">
    <w:name w:val="Light Grid"/>
    <w:basedOn w:val="Tablanormal"/>
    <w:uiPriority w:val="62"/>
    <w:semiHidden/>
    <w:unhideWhenUsed/>
    <w:rsid w:val="006303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6303F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6303F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6303F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6303F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6303F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6303F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Cuadrculadetabla2">
    <w:name w:val="Table Grid 2"/>
    <w:basedOn w:val="Tablanormal"/>
    <w:uiPriority w:val="99"/>
    <w:semiHidden/>
    <w:unhideWhenUsed/>
    <w:rsid w:val="006303F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6303F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6303F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6303F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6303F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6303F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6303F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6303F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6303F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6303F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6303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6303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6303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6303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6303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6303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6303F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Cuadrculavistosa">
    <w:name w:val="Colorful Grid"/>
    <w:basedOn w:val="Tablanormal"/>
    <w:uiPriority w:val="73"/>
    <w:semiHidden/>
    <w:unhideWhenUsed/>
    <w:rsid w:val="006303F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6303F0"/>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6303F0"/>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6303F0"/>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6303F0"/>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6303F0"/>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6303F0"/>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DefinicinHTML">
    <w:name w:val="HTML Definition"/>
    <w:basedOn w:val="Fuentedeprrafopredeter"/>
    <w:uiPriority w:val="99"/>
    <w:semiHidden/>
    <w:unhideWhenUsed/>
    <w:rsid w:val="006303F0"/>
    <w:rPr>
      <w:i/>
      <w:iCs/>
    </w:rPr>
  </w:style>
  <w:style w:type="paragraph" w:styleId="Descripcin">
    <w:name w:val="caption"/>
    <w:basedOn w:val="Normal"/>
    <w:next w:val="Normal"/>
    <w:uiPriority w:val="35"/>
    <w:semiHidden/>
    <w:unhideWhenUsed/>
    <w:qFormat/>
    <w:rsid w:val="006303F0"/>
    <w:pPr>
      <w:spacing w:after="200"/>
    </w:pPr>
    <w:rPr>
      <w:i/>
      <w:iCs/>
      <w:color w:val="0E2841" w:themeColor="text2"/>
      <w:sz w:val="18"/>
      <w:szCs w:val="18"/>
    </w:rPr>
  </w:style>
  <w:style w:type="paragraph" w:styleId="DireccinHTML">
    <w:name w:val="HTML Address"/>
    <w:basedOn w:val="Normal"/>
    <w:link w:val="DireccinHTMLCar"/>
    <w:uiPriority w:val="99"/>
    <w:semiHidden/>
    <w:unhideWhenUsed/>
    <w:rsid w:val="006303F0"/>
    <w:rPr>
      <w:i/>
      <w:iCs/>
    </w:rPr>
  </w:style>
  <w:style w:type="character" w:customStyle="1" w:styleId="DireccinHTMLCar">
    <w:name w:val="Dirección HTML Car"/>
    <w:basedOn w:val="Fuentedeprrafopredeter"/>
    <w:link w:val="DireccinHTML"/>
    <w:uiPriority w:val="99"/>
    <w:semiHidden/>
    <w:rsid w:val="006303F0"/>
    <w:rPr>
      <w:i/>
      <w:iCs/>
    </w:rPr>
  </w:style>
  <w:style w:type="paragraph" w:styleId="Direccinsobre">
    <w:name w:val="envelope address"/>
    <w:basedOn w:val="Normal"/>
    <w:uiPriority w:val="99"/>
    <w:semiHidden/>
    <w:unhideWhenUsed/>
    <w:rsid w:val="006303F0"/>
    <w:pPr>
      <w:framePr w:w="7920" w:h="1980" w:hRule="exact" w:hSpace="141" w:wrap="auto" w:hAnchor="page" w:xAlign="center" w:yAlign="bottom"/>
      <w:ind w:left="2880"/>
    </w:pPr>
    <w:rPr>
      <w:rFonts w:asciiTheme="majorHAnsi" w:eastAsiaTheme="majorEastAsia" w:hAnsiTheme="majorHAnsi" w:cstheme="majorBidi"/>
    </w:rPr>
  </w:style>
  <w:style w:type="character" w:styleId="EjemplodeHTML">
    <w:name w:val="HTML Sample"/>
    <w:basedOn w:val="Fuentedeprrafopredeter"/>
    <w:uiPriority w:val="99"/>
    <w:semiHidden/>
    <w:unhideWhenUsed/>
    <w:rsid w:val="006303F0"/>
    <w:rPr>
      <w:rFonts w:ascii="Consolas" w:hAnsi="Consolas"/>
      <w:sz w:val="24"/>
      <w:szCs w:val="24"/>
    </w:rPr>
  </w:style>
  <w:style w:type="paragraph" w:styleId="Encabezadodelista">
    <w:name w:val="toa heading"/>
    <w:basedOn w:val="Normal"/>
    <w:next w:val="Normal"/>
    <w:uiPriority w:val="99"/>
    <w:semiHidden/>
    <w:unhideWhenUsed/>
    <w:rsid w:val="006303F0"/>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6303F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6303F0"/>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6303F0"/>
  </w:style>
  <w:style w:type="character" w:customStyle="1" w:styleId="EncabezadodenotaCar">
    <w:name w:val="Encabezado de nota Car"/>
    <w:basedOn w:val="Fuentedeprrafopredeter"/>
    <w:link w:val="Encabezadodenota"/>
    <w:uiPriority w:val="99"/>
    <w:semiHidden/>
    <w:rsid w:val="006303F0"/>
  </w:style>
  <w:style w:type="character" w:styleId="nfasis">
    <w:name w:val="Emphasis"/>
    <w:basedOn w:val="Fuentedeprrafopredeter"/>
    <w:uiPriority w:val="20"/>
    <w:qFormat/>
    <w:rsid w:val="006303F0"/>
    <w:rPr>
      <w:i/>
      <w:iCs/>
    </w:rPr>
  </w:style>
  <w:style w:type="character" w:styleId="nfasisintenso">
    <w:name w:val="Intense Emphasis"/>
    <w:basedOn w:val="Fuentedeprrafopredeter"/>
    <w:uiPriority w:val="21"/>
    <w:qFormat/>
    <w:rsid w:val="006303F0"/>
    <w:rPr>
      <w:i/>
      <w:iCs/>
      <w:color w:val="156082" w:themeColor="accent1"/>
    </w:rPr>
  </w:style>
  <w:style w:type="character" w:styleId="nfasissutil">
    <w:name w:val="Subtle Emphasis"/>
    <w:basedOn w:val="Fuentedeprrafopredeter"/>
    <w:uiPriority w:val="19"/>
    <w:qFormat/>
    <w:rsid w:val="006303F0"/>
    <w:rPr>
      <w:i/>
      <w:iCs/>
      <w:color w:val="404040" w:themeColor="text1" w:themeTint="BF"/>
    </w:rPr>
  </w:style>
  <w:style w:type="paragraph" w:styleId="Fecha">
    <w:name w:val="Date"/>
    <w:basedOn w:val="Normal"/>
    <w:next w:val="Normal"/>
    <w:link w:val="FechaCar"/>
    <w:uiPriority w:val="99"/>
    <w:semiHidden/>
    <w:unhideWhenUsed/>
    <w:rsid w:val="006303F0"/>
  </w:style>
  <w:style w:type="character" w:customStyle="1" w:styleId="FechaCar">
    <w:name w:val="Fecha Car"/>
    <w:basedOn w:val="Fuentedeprrafopredeter"/>
    <w:link w:val="Fecha"/>
    <w:uiPriority w:val="99"/>
    <w:semiHidden/>
    <w:rsid w:val="006303F0"/>
  </w:style>
  <w:style w:type="paragraph" w:styleId="Firma">
    <w:name w:val="Signature"/>
    <w:basedOn w:val="Normal"/>
    <w:link w:val="FirmaCar"/>
    <w:uiPriority w:val="99"/>
    <w:semiHidden/>
    <w:unhideWhenUsed/>
    <w:rsid w:val="006303F0"/>
    <w:pPr>
      <w:ind w:left="4252"/>
    </w:pPr>
  </w:style>
  <w:style w:type="character" w:customStyle="1" w:styleId="FirmaCar">
    <w:name w:val="Firma Car"/>
    <w:basedOn w:val="Fuentedeprrafopredeter"/>
    <w:link w:val="Firma"/>
    <w:uiPriority w:val="99"/>
    <w:semiHidden/>
    <w:rsid w:val="006303F0"/>
  </w:style>
  <w:style w:type="paragraph" w:styleId="Firmadecorreoelectrnico">
    <w:name w:val="E-mail Signature"/>
    <w:basedOn w:val="Normal"/>
    <w:link w:val="FirmadecorreoelectrnicoCar"/>
    <w:uiPriority w:val="99"/>
    <w:semiHidden/>
    <w:unhideWhenUsed/>
    <w:rsid w:val="006303F0"/>
  </w:style>
  <w:style w:type="character" w:customStyle="1" w:styleId="FirmadecorreoelectrnicoCar">
    <w:name w:val="Firma de correo electrónico Car"/>
    <w:basedOn w:val="Fuentedeprrafopredeter"/>
    <w:link w:val="Firmadecorreoelectrnico"/>
    <w:uiPriority w:val="99"/>
    <w:semiHidden/>
    <w:rsid w:val="006303F0"/>
  </w:style>
  <w:style w:type="character" w:styleId="Fuerte">
    <w:name w:val="Strong"/>
    <w:basedOn w:val="Fuentedeprrafopredeter"/>
    <w:uiPriority w:val="22"/>
    <w:qFormat/>
    <w:rsid w:val="006303F0"/>
    <w:rPr>
      <w:b/>
      <w:bCs/>
    </w:rPr>
  </w:style>
  <w:style w:type="character" w:styleId="Hashtag">
    <w:name w:val="Hashtag"/>
    <w:basedOn w:val="Fuentedeprrafopredeter"/>
    <w:uiPriority w:val="99"/>
    <w:semiHidden/>
    <w:unhideWhenUsed/>
    <w:rsid w:val="006303F0"/>
    <w:rPr>
      <w:color w:val="2B579A"/>
      <w:shd w:val="clear" w:color="auto" w:fill="E1DFDD"/>
    </w:rPr>
  </w:style>
  <w:style w:type="character" w:styleId="Hipervnculointeligente">
    <w:name w:val="Smart Hyperlink"/>
    <w:basedOn w:val="Fuentedeprrafopredeter"/>
    <w:uiPriority w:val="99"/>
    <w:semiHidden/>
    <w:unhideWhenUsed/>
    <w:rsid w:val="006303F0"/>
    <w:rPr>
      <w:u w:val="dotted"/>
    </w:rPr>
  </w:style>
  <w:style w:type="character" w:styleId="Hipervnculovisitado">
    <w:name w:val="FollowedHyperlink"/>
    <w:basedOn w:val="Fuentedeprrafopredeter"/>
    <w:uiPriority w:val="99"/>
    <w:semiHidden/>
    <w:unhideWhenUsed/>
    <w:rsid w:val="006303F0"/>
    <w:rPr>
      <w:color w:val="96607D" w:themeColor="followedHyperlink"/>
      <w:u w:val="single"/>
    </w:rPr>
  </w:style>
  <w:style w:type="paragraph" w:styleId="HTMLconformatoprevio">
    <w:name w:val="HTML Preformatted"/>
    <w:basedOn w:val="Normal"/>
    <w:link w:val="HTMLconformatoprevioCar"/>
    <w:uiPriority w:val="99"/>
    <w:semiHidden/>
    <w:unhideWhenUsed/>
    <w:rsid w:val="006303F0"/>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303F0"/>
    <w:rPr>
      <w:rFonts w:ascii="Consolas" w:hAnsi="Consolas"/>
      <w:sz w:val="20"/>
      <w:szCs w:val="20"/>
    </w:rPr>
  </w:style>
  <w:style w:type="paragraph" w:styleId="ndice1">
    <w:name w:val="index 1"/>
    <w:basedOn w:val="Normal"/>
    <w:next w:val="Normal"/>
    <w:autoRedefine/>
    <w:uiPriority w:val="99"/>
    <w:semiHidden/>
    <w:unhideWhenUsed/>
    <w:rsid w:val="006303F0"/>
    <w:pPr>
      <w:ind w:left="240" w:hanging="240"/>
    </w:pPr>
  </w:style>
  <w:style w:type="paragraph" w:styleId="ndice2">
    <w:name w:val="index 2"/>
    <w:basedOn w:val="Normal"/>
    <w:next w:val="Normal"/>
    <w:autoRedefine/>
    <w:uiPriority w:val="99"/>
    <w:semiHidden/>
    <w:unhideWhenUsed/>
    <w:rsid w:val="006303F0"/>
    <w:pPr>
      <w:ind w:left="480" w:hanging="240"/>
    </w:pPr>
  </w:style>
  <w:style w:type="paragraph" w:styleId="ndice3">
    <w:name w:val="index 3"/>
    <w:basedOn w:val="Normal"/>
    <w:next w:val="Normal"/>
    <w:autoRedefine/>
    <w:uiPriority w:val="99"/>
    <w:semiHidden/>
    <w:unhideWhenUsed/>
    <w:rsid w:val="006303F0"/>
    <w:pPr>
      <w:ind w:left="720" w:hanging="240"/>
    </w:pPr>
  </w:style>
  <w:style w:type="paragraph" w:styleId="ndice4">
    <w:name w:val="index 4"/>
    <w:basedOn w:val="Normal"/>
    <w:next w:val="Normal"/>
    <w:autoRedefine/>
    <w:uiPriority w:val="99"/>
    <w:semiHidden/>
    <w:unhideWhenUsed/>
    <w:rsid w:val="006303F0"/>
    <w:pPr>
      <w:ind w:left="960" w:hanging="240"/>
    </w:pPr>
  </w:style>
  <w:style w:type="paragraph" w:styleId="ndice5">
    <w:name w:val="index 5"/>
    <w:basedOn w:val="Normal"/>
    <w:next w:val="Normal"/>
    <w:autoRedefine/>
    <w:uiPriority w:val="99"/>
    <w:semiHidden/>
    <w:unhideWhenUsed/>
    <w:rsid w:val="006303F0"/>
    <w:pPr>
      <w:ind w:left="1200" w:hanging="240"/>
    </w:pPr>
  </w:style>
  <w:style w:type="paragraph" w:styleId="ndice6">
    <w:name w:val="index 6"/>
    <w:basedOn w:val="Normal"/>
    <w:next w:val="Normal"/>
    <w:autoRedefine/>
    <w:uiPriority w:val="99"/>
    <w:semiHidden/>
    <w:unhideWhenUsed/>
    <w:rsid w:val="006303F0"/>
    <w:pPr>
      <w:ind w:left="1440" w:hanging="240"/>
    </w:pPr>
  </w:style>
  <w:style w:type="paragraph" w:styleId="ndice7">
    <w:name w:val="index 7"/>
    <w:basedOn w:val="Normal"/>
    <w:next w:val="Normal"/>
    <w:autoRedefine/>
    <w:uiPriority w:val="99"/>
    <w:semiHidden/>
    <w:unhideWhenUsed/>
    <w:rsid w:val="006303F0"/>
    <w:pPr>
      <w:ind w:left="1680" w:hanging="240"/>
    </w:pPr>
  </w:style>
  <w:style w:type="paragraph" w:styleId="ndice8">
    <w:name w:val="index 8"/>
    <w:basedOn w:val="Normal"/>
    <w:next w:val="Normal"/>
    <w:autoRedefine/>
    <w:uiPriority w:val="99"/>
    <w:semiHidden/>
    <w:unhideWhenUsed/>
    <w:rsid w:val="006303F0"/>
    <w:pPr>
      <w:ind w:left="1920" w:hanging="240"/>
    </w:pPr>
  </w:style>
  <w:style w:type="paragraph" w:styleId="ndice9">
    <w:name w:val="index 9"/>
    <w:basedOn w:val="Normal"/>
    <w:next w:val="Normal"/>
    <w:autoRedefine/>
    <w:uiPriority w:val="99"/>
    <w:semiHidden/>
    <w:unhideWhenUsed/>
    <w:rsid w:val="006303F0"/>
    <w:pPr>
      <w:ind w:left="2160" w:hanging="240"/>
    </w:pPr>
  </w:style>
  <w:style w:type="paragraph" w:styleId="Lista">
    <w:name w:val="List"/>
    <w:basedOn w:val="Normal"/>
    <w:uiPriority w:val="99"/>
    <w:semiHidden/>
    <w:unhideWhenUsed/>
    <w:rsid w:val="006303F0"/>
    <w:pPr>
      <w:ind w:left="283" w:hanging="283"/>
      <w:contextualSpacing/>
    </w:pPr>
  </w:style>
  <w:style w:type="paragraph" w:styleId="Lista2">
    <w:name w:val="List 2"/>
    <w:basedOn w:val="Normal"/>
    <w:uiPriority w:val="99"/>
    <w:semiHidden/>
    <w:unhideWhenUsed/>
    <w:rsid w:val="006303F0"/>
    <w:pPr>
      <w:ind w:left="566" w:hanging="283"/>
      <w:contextualSpacing/>
    </w:pPr>
  </w:style>
  <w:style w:type="paragraph" w:styleId="Lista3">
    <w:name w:val="List 3"/>
    <w:basedOn w:val="Normal"/>
    <w:uiPriority w:val="99"/>
    <w:semiHidden/>
    <w:unhideWhenUsed/>
    <w:rsid w:val="006303F0"/>
    <w:pPr>
      <w:ind w:left="849" w:hanging="283"/>
      <w:contextualSpacing/>
    </w:pPr>
  </w:style>
  <w:style w:type="paragraph" w:styleId="Lista4">
    <w:name w:val="List 4"/>
    <w:basedOn w:val="Normal"/>
    <w:uiPriority w:val="99"/>
    <w:semiHidden/>
    <w:unhideWhenUsed/>
    <w:rsid w:val="006303F0"/>
    <w:pPr>
      <w:ind w:left="1132" w:hanging="283"/>
      <w:contextualSpacing/>
    </w:pPr>
  </w:style>
  <w:style w:type="paragraph" w:styleId="Lista5">
    <w:name w:val="List 5"/>
    <w:basedOn w:val="Normal"/>
    <w:uiPriority w:val="99"/>
    <w:semiHidden/>
    <w:unhideWhenUsed/>
    <w:rsid w:val="006303F0"/>
    <w:pPr>
      <w:ind w:left="1415" w:hanging="283"/>
      <w:contextualSpacing/>
    </w:pPr>
  </w:style>
  <w:style w:type="table" w:styleId="Listaclara">
    <w:name w:val="Light List"/>
    <w:basedOn w:val="Tablanormal"/>
    <w:uiPriority w:val="61"/>
    <w:semiHidden/>
    <w:unhideWhenUsed/>
    <w:rsid w:val="006303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6303F0"/>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6303F0"/>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6303F0"/>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6303F0"/>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6303F0"/>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6303F0"/>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Listaconnmeros">
    <w:name w:val="List Number"/>
    <w:basedOn w:val="Normal"/>
    <w:uiPriority w:val="99"/>
    <w:semiHidden/>
    <w:unhideWhenUsed/>
    <w:rsid w:val="006303F0"/>
    <w:pPr>
      <w:numPr>
        <w:numId w:val="9"/>
      </w:numPr>
      <w:contextualSpacing/>
    </w:pPr>
  </w:style>
  <w:style w:type="paragraph" w:styleId="Listaconnmeros2">
    <w:name w:val="List Number 2"/>
    <w:basedOn w:val="Normal"/>
    <w:uiPriority w:val="99"/>
    <w:semiHidden/>
    <w:unhideWhenUsed/>
    <w:rsid w:val="006303F0"/>
    <w:pPr>
      <w:numPr>
        <w:numId w:val="10"/>
      </w:numPr>
      <w:contextualSpacing/>
    </w:pPr>
  </w:style>
  <w:style w:type="paragraph" w:styleId="Listaconnmeros3">
    <w:name w:val="List Number 3"/>
    <w:basedOn w:val="Normal"/>
    <w:uiPriority w:val="99"/>
    <w:semiHidden/>
    <w:unhideWhenUsed/>
    <w:rsid w:val="006303F0"/>
    <w:pPr>
      <w:numPr>
        <w:numId w:val="11"/>
      </w:numPr>
      <w:contextualSpacing/>
    </w:pPr>
  </w:style>
  <w:style w:type="paragraph" w:styleId="Listaconnmeros4">
    <w:name w:val="List Number 4"/>
    <w:basedOn w:val="Normal"/>
    <w:uiPriority w:val="99"/>
    <w:semiHidden/>
    <w:unhideWhenUsed/>
    <w:rsid w:val="006303F0"/>
    <w:pPr>
      <w:numPr>
        <w:numId w:val="12"/>
      </w:numPr>
      <w:contextualSpacing/>
    </w:pPr>
  </w:style>
  <w:style w:type="paragraph" w:styleId="Listaconnmeros5">
    <w:name w:val="List Number 5"/>
    <w:basedOn w:val="Normal"/>
    <w:uiPriority w:val="99"/>
    <w:semiHidden/>
    <w:unhideWhenUsed/>
    <w:rsid w:val="006303F0"/>
    <w:pPr>
      <w:numPr>
        <w:numId w:val="13"/>
      </w:numPr>
      <w:contextualSpacing/>
    </w:pPr>
  </w:style>
  <w:style w:type="paragraph" w:styleId="Listaconvietas">
    <w:name w:val="List Bullet"/>
    <w:basedOn w:val="Normal"/>
    <w:uiPriority w:val="99"/>
    <w:semiHidden/>
    <w:unhideWhenUsed/>
    <w:rsid w:val="006303F0"/>
    <w:pPr>
      <w:numPr>
        <w:numId w:val="14"/>
      </w:numPr>
      <w:contextualSpacing/>
    </w:pPr>
  </w:style>
  <w:style w:type="paragraph" w:styleId="Listaconvietas2">
    <w:name w:val="List Bullet 2"/>
    <w:basedOn w:val="Normal"/>
    <w:uiPriority w:val="99"/>
    <w:semiHidden/>
    <w:unhideWhenUsed/>
    <w:rsid w:val="006303F0"/>
    <w:pPr>
      <w:numPr>
        <w:numId w:val="15"/>
      </w:numPr>
      <w:contextualSpacing/>
    </w:pPr>
  </w:style>
  <w:style w:type="paragraph" w:styleId="Listaconvietas3">
    <w:name w:val="List Bullet 3"/>
    <w:basedOn w:val="Normal"/>
    <w:uiPriority w:val="99"/>
    <w:semiHidden/>
    <w:unhideWhenUsed/>
    <w:rsid w:val="006303F0"/>
    <w:pPr>
      <w:numPr>
        <w:numId w:val="16"/>
      </w:numPr>
      <w:contextualSpacing/>
    </w:pPr>
  </w:style>
  <w:style w:type="paragraph" w:styleId="Listaconvietas4">
    <w:name w:val="List Bullet 4"/>
    <w:basedOn w:val="Normal"/>
    <w:uiPriority w:val="99"/>
    <w:semiHidden/>
    <w:unhideWhenUsed/>
    <w:rsid w:val="006303F0"/>
    <w:pPr>
      <w:numPr>
        <w:numId w:val="17"/>
      </w:numPr>
      <w:contextualSpacing/>
    </w:pPr>
  </w:style>
  <w:style w:type="paragraph" w:styleId="Listaconvietas5">
    <w:name w:val="List Bullet 5"/>
    <w:basedOn w:val="Normal"/>
    <w:uiPriority w:val="99"/>
    <w:semiHidden/>
    <w:unhideWhenUsed/>
    <w:rsid w:val="006303F0"/>
    <w:pPr>
      <w:numPr>
        <w:numId w:val="18"/>
      </w:numPr>
      <w:contextualSpacing/>
    </w:pPr>
  </w:style>
  <w:style w:type="table" w:styleId="Listamedia1">
    <w:name w:val="Medium List 1"/>
    <w:basedOn w:val="Tablanormal"/>
    <w:uiPriority w:val="65"/>
    <w:semiHidden/>
    <w:unhideWhenUsed/>
    <w:rsid w:val="006303F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6303F0"/>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6303F0"/>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6303F0"/>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6303F0"/>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6303F0"/>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6303F0"/>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6303F0"/>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6303F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6303F0"/>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6303F0"/>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6303F0"/>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6303F0"/>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6303F0"/>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6303F0"/>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Listavistosa">
    <w:name w:val="Colorful List"/>
    <w:basedOn w:val="Tablanormal"/>
    <w:uiPriority w:val="72"/>
    <w:semiHidden/>
    <w:unhideWhenUsed/>
    <w:rsid w:val="006303F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6303F0"/>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6303F0"/>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6303F0"/>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6303F0"/>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6303F0"/>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6303F0"/>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paragraph" w:styleId="Mapadeldocumento">
    <w:name w:val="Document Map"/>
    <w:basedOn w:val="Normal"/>
    <w:link w:val="MapadeldocumentoCar"/>
    <w:uiPriority w:val="99"/>
    <w:semiHidden/>
    <w:unhideWhenUsed/>
    <w:rsid w:val="006303F0"/>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6303F0"/>
    <w:rPr>
      <w:rFonts w:ascii="Segoe UI" w:hAnsi="Segoe UI" w:cs="Segoe UI"/>
      <w:sz w:val="16"/>
      <w:szCs w:val="16"/>
    </w:rPr>
  </w:style>
  <w:style w:type="character" w:styleId="MquinadeescribirHTML">
    <w:name w:val="HTML Typewriter"/>
    <w:basedOn w:val="Fuentedeprrafopredeter"/>
    <w:uiPriority w:val="99"/>
    <w:semiHidden/>
    <w:unhideWhenUsed/>
    <w:rsid w:val="006303F0"/>
    <w:rPr>
      <w:rFonts w:ascii="Consolas" w:hAnsi="Consolas"/>
      <w:sz w:val="20"/>
      <w:szCs w:val="20"/>
    </w:rPr>
  </w:style>
  <w:style w:type="character" w:styleId="Mencionar">
    <w:name w:val="Mention"/>
    <w:basedOn w:val="Fuentedeprrafopredeter"/>
    <w:uiPriority w:val="99"/>
    <w:semiHidden/>
    <w:unhideWhenUsed/>
    <w:rsid w:val="006303F0"/>
    <w:rPr>
      <w:color w:val="2B579A"/>
      <w:shd w:val="clear" w:color="auto" w:fill="E1DFDD"/>
    </w:rPr>
  </w:style>
  <w:style w:type="paragraph" w:styleId="NormalWeb">
    <w:name w:val="Normal (Web)"/>
    <w:basedOn w:val="Normal"/>
    <w:uiPriority w:val="99"/>
    <w:semiHidden/>
    <w:unhideWhenUsed/>
    <w:rsid w:val="006303F0"/>
  </w:style>
  <w:style w:type="character" w:styleId="Nmerodelnea">
    <w:name w:val="line number"/>
    <w:basedOn w:val="Fuentedeprrafopredeter"/>
    <w:uiPriority w:val="99"/>
    <w:semiHidden/>
    <w:unhideWhenUsed/>
    <w:rsid w:val="006303F0"/>
  </w:style>
  <w:style w:type="character" w:styleId="Nmerodepgina">
    <w:name w:val="page number"/>
    <w:basedOn w:val="Fuentedeprrafopredeter"/>
    <w:uiPriority w:val="99"/>
    <w:semiHidden/>
    <w:unhideWhenUsed/>
    <w:rsid w:val="006303F0"/>
  </w:style>
  <w:style w:type="character" w:styleId="Referenciaintensa">
    <w:name w:val="Intense Reference"/>
    <w:basedOn w:val="Fuentedeprrafopredeter"/>
    <w:uiPriority w:val="32"/>
    <w:qFormat/>
    <w:rsid w:val="006303F0"/>
    <w:rPr>
      <w:b/>
      <w:bCs/>
      <w:smallCaps/>
      <w:color w:val="156082" w:themeColor="accent1"/>
      <w:spacing w:val="5"/>
    </w:rPr>
  </w:style>
  <w:style w:type="character" w:styleId="Referenciasutil">
    <w:name w:val="Subtle Reference"/>
    <w:basedOn w:val="Fuentedeprrafopredeter"/>
    <w:uiPriority w:val="31"/>
    <w:qFormat/>
    <w:rsid w:val="006303F0"/>
    <w:rPr>
      <w:smallCaps/>
      <w:color w:val="5A5A5A" w:themeColor="text1" w:themeTint="A5"/>
    </w:rPr>
  </w:style>
  <w:style w:type="paragraph" w:styleId="Remitedesobre">
    <w:name w:val="envelope return"/>
    <w:basedOn w:val="Normal"/>
    <w:uiPriority w:val="99"/>
    <w:semiHidden/>
    <w:unhideWhenUsed/>
    <w:rsid w:val="006303F0"/>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6303F0"/>
  </w:style>
  <w:style w:type="character" w:customStyle="1" w:styleId="SaludoCar">
    <w:name w:val="Saludo Car"/>
    <w:basedOn w:val="Fuentedeprrafopredeter"/>
    <w:link w:val="Saludo"/>
    <w:uiPriority w:val="99"/>
    <w:semiHidden/>
    <w:rsid w:val="006303F0"/>
  </w:style>
  <w:style w:type="paragraph" w:styleId="Sangra2detindependiente">
    <w:name w:val="Body Text Indent 2"/>
    <w:basedOn w:val="Normal"/>
    <w:link w:val="Sangra2detindependienteCar"/>
    <w:uiPriority w:val="99"/>
    <w:semiHidden/>
    <w:unhideWhenUsed/>
    <w:rsid w:val="006303F0"/>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6303F0"/>
  </w:style>
  <w:style w:type="paragraph" w:styleId="Sangra3detindependiente">
    <w:name w:val="Body Text Indent 3"/>
    <w:basedOn w:val="Normal"/>
    <w:link w:val="Sangra3detindependienteCar"/>
    <w:uiPriority w:val="99"/>
    <w:semiHidden/>
    <w:unhideWhenUsed/>
    <w:rsid w:val="006303F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6303F0"/>
    <w:rPr>
      <w:sz w:val="16"/>
      <w:szCs w:val="16"/>
    </w:rPr>
  </w:style>
  <w:style w:type="paragraph" w:styleId="Sangradetextonormal">
    <w:name w:val="Body Text Indent"/>
    <w:basedOn w:val="Normal"/>
    <w:link w:val="SangradetextonormalCar"/>
    <w:uiPriority w:val="99"/>
    <w:semiHidden/>
    <w:unhideWhenUsed/>
    <w:rsid w:val="006303F0"/>
    <w:pPr>
      <w:spacing w:after="120"/>
      <w:ind w:left="283"/>
    </w:pPr>
  </w:style>
  <w:style w:type="character" w:customStyle="1" w:styleId="SangradetextonormalCar">
    <w:name w:val="Sangría de texto normal Car"/>
    <w:basedOn w:val="Fuentedeprrafopredeter"/>
    <w:link w:val="Sangradetextonormal"/>
    <w:uiPriority w:val="99"/>
    <w:semiHidden/>
    <w:rsid w:val="006303F0"/>
  </w:style>
  <w:style w:type="paragraph" w:styleId="Sangranormal">
    <w:name w:val="Normal Indent"/>
    <w:basedOn w:val="Normal"/>
    <w:uiPriority w:val="99"/>
    <w:semiHidden/>
    <w:unhideWhenUsed/>
    <w:rsid w:val="006303F0"/>
    <w:pPr>
      <w:ind w:left="708"/>
    </w:pPr>
  </w:style>
  <w:style w:type="paragraph" w:styleId="Sinespaciado">
    <w:name w:val="No Spacing"/>
    <w:uiPriority w:val="1"/>
    <w:qFormat/>
    <w:rsid w:val="006303F0"/>
  </w:style>
  <w:style w:type="character" w:styleId="SmartLink">
    <w:name w:val="Smart Link"/>
    <w:basedOn w:val="Fuentedeprrafopredeter"/>
    <w:uiPriority w:val="99"/>
    <w:semiHidden/>
    <w:unhideWhenUsed/>
    <w:rsid w:val="006303F0"/>
    <w:rPr>
      <w:color w:val="0000FF"/>
      <w:u w:val="single"/>
      <w:shd w:val="clear" w:color="auto" w:fill="F3F2F1"/>
    </w:rPr>
  </w:style>
  <w:style w:type="table" w:styleId="Sombreadoclaro">
    <w:name w:val="Light Shading"/>
    <w:basedOn w:val="Tablanormal"/>
    <w:uiPriority w:val="60"/>
    <w:semiHidden/>
    <w:unhideWhenUsed/>
    <w:rsid w:val="006303F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6303F0"/>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6303F0"/>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6303F0"/>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6303F0"/>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6303F0"/>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6303F0"/>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Sombreadomedio1">
    <w:name w:val="Medium Shading 1"/>
    <w:basedOn w:val="Tablanormal"/>
    <w:uiPriority w:val="63"/>
    <w:semiHidden/>
    <w:unhideWhenUsed/>
    <w:rsid w:val="006303F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6303F0"/>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6303F0"/>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6303F0"/>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6303F0"/>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6303F0"/>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6303F0"/>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6303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6303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6303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6303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6303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6303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6303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6303F0"/>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6303F0"/>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6303F0"/>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6303F0"/>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6303F0"/>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6303F0"/>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6303F0"/>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paragraph" w:styleId="Subttulo">
    <w:name w:val="Subtitle"/>
    <w:basedOn w:val="Normal"/>
    <w:next w:val="Normal"/>
    <w:link w:val="SubttuloCar"/>
    <w:uiPriority w:val="11"/>
    <w:qFormat/>
    <w:rsid w:val="006303F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6303F0"/>
    <w:rPr>
      <w:rFonts w:asciiTheme="minorHAnsi" w:eastAsiaTheme="minorEastAsia" w:hAnsiTheme="minorHAnsi" w:cstheme="minorBidi"/>
      <w:color w:val="5A5A5A" w:themeColor="text1" w:themeTint="A5"/>
      <w:spacing w:val="15"/>
      <w:sz w:val="22"/>
      <w:szCs w:val="22"/>
    </w:rPr>
  </w:style>
  <w:style w:type="table" w:styleId="Tablabsica1">
    <w:name w:val="Table Simple 1"/>
    <w:basedOn w:val="Tablanormal"/>
    <w:uiPriority w:val="99"/>
    <w:semiHidden/>
    <w:unhideWhenUsed/>
    <w:rsid w:val="006303F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6303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6303F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6303F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6303F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6303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6303F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6303F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6303F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6303F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6303F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6303F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6303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6303F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6303F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303F0"/>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303F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303F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303F0"/>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303F0"/>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303F0"/>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6303F0"/>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6303F0"/>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6303F0"/>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6303F0"/>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6303F0"/>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6303F0"/>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1">
    <w:name w:val="Grid Table 3 Accent 1"/>
    <w:basedOn w:val="Tablanormal"/>
    <w:uiPriority w:val="48"/>
    <w:rsid w:val="006303F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6303F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6303F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6303F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6303F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6303F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4-nfasis1">
    <w:name w:val="Grid Table 4 Accent 1"/>
    <w:basedOn w:val="Tablanormal"/>
    <w:uiPriority w:val="49"/>
    <w:rsid w:val="006303F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6303F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6303F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6303F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6303F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6303F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
    <w:name w:val="Table Grid 5"/>
    <w:basedOn w:val="Tablanormal"/>
    <w:uiPriority w:val="99"/>
    <w:semiHidden/>
    <w:unhideWhenUsed/>
    <w:rsid w:val="006303F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6303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6303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6303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6303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6303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6303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6303F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
    <w:name w:val="Table Grid 6"/>
    <w:basedOn w:val="Tablanormal"/>
    <w:uiPriority w:val="99"/>
    <w:semiHidden/>
    <w:unhideWhenUsed/>
    <w:rsid w:val="006303F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6303F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6303F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6303F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6303F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6303F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6303F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6303F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
    <w:name w:val="Table Grid 7"/>
    <w:basedOn w:val="Tablanormal"/>
    <w:uiPriority w:val="99"/>
    <w:semiHidden/>
    <w:unhideWhenUsed/>
    <w:rsid w:val="006303F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6303F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6303F0"/>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6303F0"/>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6303F0"/>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6303F0"/>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6303F0"/>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6303F0"/>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concuadrcula8">
    <w:name w:val="Table Grid 8"/>
    <w:basedOn w:val="Tablanormal"/>
    <w:uiPriority w:val="99"/>
    <w:semiHidden/>
    <w:unhideWhenUsed/>
    <w:rsid w:val="006303F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6303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6303F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6303F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6303F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6303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6303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6303F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6303F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6303F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6303F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6303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6303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6303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6303F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6303F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6303F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6303F0"/>
  </w:style>
  <w:style w:type="table" w:styleId="Tabladelista1clara">
    <w:name w:val="List Table 1 Light"/>
    <w:basedOn w:val="Tablanormal"/>
    <w:uiPriority w:val="46"/>
    <w:rsid w:val="006303F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6303F0"/>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6303F0"/>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6303F0"/>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6303F0"/>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6303F0"/>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6303F0"/>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6303F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6303F0"/>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6303F0"/>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6303F0"/>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6303F0"/>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6303F0"/>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6303F0"/>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6303F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6303F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6303F0"/>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6303F0"/>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6303F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6303F0"/>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6303F0"/>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6303F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6303F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6303F0"/>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6303F0"/>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6303F0"/>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6303F0"/>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6303F0"/>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6303F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6303F0"/>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6303F0"/>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6303F0"/>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6303F0"/>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6303F0"/>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6303F0"/>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6303F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6303F0"/>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6303F0"/>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6303F0"/>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6303F0"/>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6303F0"/>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6303F0"/>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6303F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6303F0"/>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6303F0"/>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6303F0"/>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6303F0"/>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6303F0"/>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6303F0"/>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6303F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6303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6303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303F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303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303F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303F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6303F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6303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6303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6303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6303F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6303F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6303F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6303F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6303F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semiHidden/>
    <w:unhideWhenUsed/>
    <w:rsid w:val="006303F0"/>
    <w:pPr>
      <w:spacing w:after="100"/>
    </w:pPr>
  </w:style>
  <w:style w:type="paragraph" w:styleId="TDC2">
    <w:name w:val="toc 2"/>
    <w:basedOn w:val="Normal"/>
    <w:next w:val="Normal"/>
    <w:autoRedefine/>
    <w:uiPriority w:val="39"/>
    <w:semiHidden/>
    <w:unhideWhenUsed/>
    <w:rsid w:val="006303F0"/>
    <w:pPr>
      <w:spacing w:after="100"/>
      <w:ind w:left="240"/>
    </w:pPr>
  </w:style>
  <w:style w:type="paragraph" w:styleId="TDC3">
    <w:name w:val="toc 3"/>
    <w:basedOn w:val="Normal"/>
    <w:next w:val="Normal"/>
    <w:autoRedefine/>
    <w:uiPriority w:val="39"/>
    <w:semiHidden/>
    <w:unhideWhenUsed/>
    <w:rsid w:val="006303F0"/>
    <w:pPr>
      <w:spacing w:after="100"/>
      <w:ind w:left="480"/>
    </w:pPr>
  </w:style>
  <w:style w:type="paragraph" w:styleId="TDC4">
    <w:name w:val="toc 4"/>
    <w:basedOn w:val="Normal"/>
    <w:next w:val="Normal"/>
    <w:autoRedefine/>
    <w:uiPriority w:val="39"/>
    <w:semiHidden/>
    <w:unhideWhenUsed/>
    <w:rsid w:val="006303F0"/>
    <w:pPr>
      <w:spacing w:after="100"/>
      <w:ind w:left="720"/>
    </w:pPr>
  </w:style>
  <w:style w:type="paragraph" w:styleId="TDC5">
    <w:name w:val="toc 5"/>
    <w:basedOn w:val="Normal"/>
    <w:next w:val="Normal"/>
    <w:autoRedefine/>
    <w:uiPriority w:val="39"/>
    <w:semiHidden/>
    <w:unhideWhenUsed/>
    <w:rsid w:val="006303F0"/>
    <w:pPr>
      <w:spacing w:after="100"/>
      <w:ind w:left="960"/>
    </w:pPr>
  </w:style>
  <w:style w:type="paragraph" w:styleId="TDC6">
    <w:name w:val="toc 6"/>
    <w:basedOn w:val="Normal"/>
    <w:next w:val="Normal"/>
    <w:autoRedefine/>
    <w:uiPriority w:val="39"/>
    <w:semiHidden/>
    <w:unhideWhenUsed/>
    <w:rsid w:val="006303F0"/>
    <w:pPr>
      <w:spacing w:after="100"/>
      <w:ind w:left="1200"/>
    </w:pPr>
  </w:style>
  <w:style w:type="paragraph" w:styleId="TDC7">
    <w:name w:val="toc 7"/>
    <w:basedOn w:val="Normal"/>
    <w:next w:val="Normal"/>
    <w:autoRedefine/>
    <w:uiPriority w:val="39"/>
    <w:semiHidden/>
    <w:unhideWhenUsed/>
    <w:rsid w:val="006303F0"/>
    <w:pPr>
      <w:spacing w:after="100"/>
      <w:ind w:left="1440"/>
    </w:pPr>
  </w:style>
  <w:style w:type="paragraph" w:styleId="TDC8">
    <w:name w:val="toc 8"/>
    <w:basedOn w:val="Normal"/>
    <w:next w:val="Normal"/>
    <w:autoRedefine/>
    <w:uiPriority w:val="39"/>
    <w:semiHidden/>
    <w:unhideWhenUsed/>
    <w:rsid w:val="006303F0"/>
    <w:pPr>
      <w:spacing w:after="100"/>
      <w:ind w:left="1680"/>
    </w:pPr>
  </w:style>
  <w:style w:type="paragraph" w:styleId="TDC9">
    <w:name w:val="toc 9"/>
    <w:basedOn w:val="Normal"/>
    <w:next w:val="Normal"/>
    <w:autoRedefine/>
    <w:uiPriority w:val="39"/>
    <w:semiHidden/>
    <w:unhideWhenUsed/>
    <w:rsid w:val="006303F0"/>
    <w:pPr>
      <w:spacing w:after="100"/>
      <w:ind w:left="1920"/>
    </w:pPr>
  </w:style>
  <w:style w:type="character" w:styleId="TecladoHTML">
    <w:name w:val="HTML Keyboard"/>
    <w:basedOn w:val="Fuentedeprrafopredeter"/>
    <w:uiPriority w:val="99"/>
    <w:semiHidden/>
    <w:unhideWhenUsed/>
    <w:rsid w:val="006303F0"/>
    <w:rPr>
      <w:rFonts w:ascii="Consolas" w:hAnsi="Consolas"/>
      <w:sz w:val="20"/>
      <w:szCs w:val="20"/>
    </w:rPr>
  </w:style>
  <w:style w:type="paragraph" w:styleId="Textoconsangra">
    <w:name w:val="table of authorities"/>
    <w:basedOn w:val="Normal"/>
    <w:next w:val="Normal"/>
    <w:uiPriority w:val="99"/>
    <w:semiHidden/>
    <w:unhideWhenUsed/>
    <w:rsid w:val="006303F0"/>
    <w:pPr>
      <w:ind w:left="240" w:hanging="240"/>
    </w:pPr>
  </w:style>
  <w:style w:type="paragraph" w:styleId="Textodebloque">
    <w:name w:val="Block Text"/>
    <w:basedOn w:val="Normal"/>
    <w:uiPriority w:val="99"/>
    <w:semiHidden/>
    <w:unhideWhenUsed/>
    <w:rsid w:val="006303F0"/>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Textodeglobo">
    <w:name w:val="Balloon Text"/>
    <w:basedOn w:val="Normal"/>
    <w:link w:val="TextodegloboCar"/>
    <w:uiPriority w:val="99"/>
    <w:semiHidden/>
    <w:unhideWhenUsed/>
    <w:rsid w:val="006303F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303F0"/>
    <w:rPr>
      <w:rFonts w:ascii="Segoe UI" w:hAnsi="Segoe UI" w:cs="Segoe UI"/>
      <w:sz w:val="18"/>
      <w:szCs w:val="18"/>
    </w:rPr>
  </w:style>
  <w:style w:type="character" w:styleId="Textodelmarcadordeposicin">
    <w:name w:val="Placeholder Text"/>
    <w:basedOn w:val="Fuentedeprrafopredeter"/>
    <w:uiPriority w:val="99"/>
    <w:semiHidden/>
    <w:rsid w:val="006303F0"/>
    <w:rPr>
      <w:color w:val="666666"/>
    </w:rPr>
  </w:style>
  <w:style w:type="paragraph" w:styleId="Textoindependiente">
    <w:name w:val="Body Text"/>
    <w:basedOn w:val="Normal"/>
    <w:link w:val="TextoindependienteCar"/>
    <w:uiPriority w:val="99"/>
    <w:semiHidden/>
    <w:unhideWhenUsed/>
    <w:rsid w:val="006303F0"/>
    <w:pPr>
      <w:spacing w:after="120"/>
    </w:pPr>
  </w:style>
  <w:style w:type="character" w:customStyle="1" w:styleId="TextoindependienteCar">
    <w:name w:val="Texto independiente Car"/>
    <w:basedOn w:val="Fuentedeprrafopredeter"/>
    <w:link w:val="Textoindependiente"/>
    <w:uiPriority w:val="99"/>
    <w:semiHidden/>
    <w:rsid w:val="006303F0"/>
  </w:style>
  <w:style w:type="paragraph" w:styleId="Textoindependiente2">
    <w:name w:val="Body Text 2"/>
    <w:basedOn w:val="Normal"/>
    <w:link w:val="Textoindependiente2Car"/>
    <w:uiPriority w:val="99"/>
    <w:semiHidden/>
    <w:unhideWhenUsed/>
    <w:rsid w:val="006303F0"/>
    <w:pPr>
      <w:spacing w:after="120" w:line="480" w:lineRule="auto"/>
    </w:pPr>
  </w:style>
  <w:style w:type="character" w:customStyle="1" w:styleId="Textoindependiente2Car">
    <w:name w:val="Texto independiente 2 Car"/>
    <w:basedOn w:val="Fuentedeprrafopredeter"/>
    <w:link w:val="Textoindependiente2"/>
    <w:uiPriority w:val="99"/>
    <w:semiHidden/>
    <w:rsid w:val="006303F0"/>
  </w:style>
  <w:style w:type="paragraph" w:styleId="Textoindependiente3">
    <w:name w:val="Body Text 3"/>
    <w:basedOn w:val="Normal"/>
    <w:link w:val="Textoindependiente3Car"/>
    <w:uiPriority w:val="99"/>
    <w:semiHidden/>
    <w:unhideWhenUsed/>
    <w:rsid w:val="006303F0"/>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6303F0"/>
    <w:rPr>
      <w:sz w:val="16"/>
      <w:szCs w:val="16"/>
    </w:rPr>
  </w:style>
  <w:style w:type="paragraph" w:styleId="Textoindependienteprimerasangra">
    <w:name w:val="Body Text First Indent"/>
    <w:basedOn w:val="Textoindependiente"/>
    <w:link w:val="TextoindependienteprimerasangraCar"/>
    <w:uiPriority w:val="99"/>
    <w:semiHidden/>
    <w:unhideWhenUsed/>
    <w:rsid w:val="006303F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6303F0"/>
  </w:style>
  <w:style w:type="paragraph" w:styleId="Textoindependienteprimerasangra2">
    <w:name w:val="Body Text First Indent 2"/>
    <w:basedOn w:val="Sangradetextonormal"/>
    <w:link w:val="Textoindependienteprimerasangra2Car"/>
    <w:uiPriority w:val="99"/>
    <w:semiHidden/>
    <w:unhideWhenUsed/>
    <w:rsid w:val="006303F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303F0"/>
  </w:style>
  <w:style w:type="paragraph" w:styleId="Textomacro">
    <w:name w:val="macro"/>
    <w:link w:val="TextomacroCar"/>
    <w:uiPriority w:val="99"/>
    <w:semiHidden/>
    <w:unhideWhenUsed/>
    <w:rsid w:val="006303F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6303F0"/>
    <w:rPr>
      <w:rFonts w:ascii="Consolas" w:hAnsi="Consolas"/>
      <w:sz w:val="20"/>
      <w:szCs w:val="20"/>
    </w:rPr>
  </w:style>
  <w:style w:type="paragraph" w:styleId="Textosinformato">
    <w:name w:val="Plain Text"/>
    <w:basedOn w:val="Normal"/>
    <w:link w:val="TextosinformatoCar"/>
    <w:uiPriority w:val="99"/>
    <w:semiHidden/>
    <w:unhideWhenUsed/>
    <w:rsid w:val="006303F0"/>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6303F0"/>
    <w:rPr>
      <w:rFonts w:ascii="Consolas" w:hAnsi="Consolas"/>
      <w:sz w:val="21"/>
      <w:szCs w:val="21"/>
    </w:rPr>
  </w:style>
  <w:style w:type="paragraph" w:styleId="Ttulodendice">
    <w:name w:val="index heading"/>
    <w:basedOn w:val="Normal"/>
    <w:next w:val="ndice1"/>
    <w:uiPriority w:val="99"/>
    <w:semiHidden/>
    <w:unhideWhenUsed/>
    <w:rsid w:val="006303F0"/>
    <w:rPr>
      <w:rFonts w:asciiTheme="majorHAnsi" w:eastAsiaTheme="majorEastAsia" w:hAnsiTheme="majorHAnsi" w:cstheme="majorBidi"/>
      <w:b/>
      <w:bCs/>
    </w:rPr>
  </w:style>
  <w:style w:type="character" w:styleId="Ttulodellibro">
    <w:name w:val="Book Title"/>
    <w:basedOn w:val="Fuentedeprrafopredeter"/>
    <w:uiPriority w:val="33"/>
    <w:qFormat/>
    <w:rsid w:val="006303F0"/>
    <w:rPr>
      <w:b/>
      <w:bCs/>
      <w:i/>
      <w:iCs/>
      <w:spacing w:val="5"/>
    </w:rPr>
  </w:style>
  <w:style w:type="paragraph" w:styleId="TtuloTDC">
    <w:name w:val="TOC Heading"/>
    <w:basedOn w:val="Ttulo1"/>
    <w:next w:val="Normal"/>
    <w:uiPriority w:val="39"/>
    <w:semiHidden/>
    <w:unhideWhenUsed/>
    <w:qFormat/>
    <w:rsid w:val="006303F0"/>
    <w:pPr>
      <w:keepNext/>
      <w:keepLines/>
      <w:spacing w:before="240" w:after="0"/>
      <w:outlineLvl w:val="9"/>
    </w:pPr>
    <w:rPr>
      <w:rFonts w:asciiTheme="majorHAnsi" w:eastAsiaTheme="majorEastAsia" w:hAnsiTheme="majorHAnsi" w:cstheme="majorBidi"/>
      <w:b w:val="0"/>
      <w:bCs w:val="0"/>
      <w:color w:val="0F4761" w:themeColor="accent1" w:themeShade="BF"/>
    </w:rPr>
  </w:style>
  <w:style w:type="character" w:styleId="VariableHTML">
    <w:name w:val="HTML Variable"/>
    <w:basedOn w:val="Fuentedeprrafopredeter"/>
    <w:uiPriority w:val="99"/>
    <w:semiHidden/>
    <w:unhideWhenUsed/>
    <w:rsid w:val="006303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undefined"/><Relationship Id="rId18" Type="http://schemas.openxmlformats.org/officeDocument/2006/relationships/hyperlink" Target="https://doi.org/10.2307/2330408"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57/palgrave.jors.260154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undefined"/><Relationship Id="rId17" Type="http://schemas.openxmlformats.org/officeDocument/2006/relationships/hyperlink" Target="https://doi.org/10.1111/j.1540-6261.1968.tb00843.x" TargetMode="External"/><Relationship Id="rId25" Type="http://schemas.openxmlformats.org/officeDocument/2006/relationships/hyperlink" Target="https://doi.org/10.1016/j.eswa.2019.02.012"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111/j.1467-985X.1997.00078.x" TargetMode="External"/><Relationship Id="rId20" Type="http://schemas.openxmlformats.org/officeDocument/2006/relationships/hyperlink" Target="https://doi.org/10.1016/j.ejor.2021.03.006"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bis.org/bcbs/publ/d424.ht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37/1.9781611974560" TargetMode="External"/><Relationship Id="rId23" Type="http://schemas.openxmlformats.org/officeDocument/2006/relationships/hyperlink" Target="https://doi.org/10.1109/91.928739" TargetMode="External"/><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doi.org/10.1016/j.ejor.2015.05.030" TargetMode="External"/><Relationship Id="rId31"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undefined"/><Relationship Id="rId22" Type="http://schemas.openxmlformats.org/officeDocument/2006/relationships/hyperlink" Target="https://doi.org/10.1038/s42256-019-0048-x"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1C6CA6-42A7-40BB-B856-506AD156C75D}">
  <we:reference id="wa200010453" version="1.0.0.1" store="es-ES" storeType="OMEX"/>
  <we:alternateReferences>
    <we:reference id="WA200010453" version="1.0.0.1" store="WA200010453" storeType="OMEX"/>
  </we:alternateReferences>
  <we:properties>
    <we:property name="claude.fileId" value="&quot;20371bee-63d2-4d60-a81b-6b1f8a6d995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9845D-98FB-334F-81A7-F35BDE0C2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6024</Words>
  <Characters>33859</Characters>
  <Application>Microsoft Office Word</Application>
  <DocSecurity>0</DocSecurity>
  <Lines>720</Lines>
  <Paragraphs>349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DANILO FERNANDO SERRANO ENRIQUEZ</cp:lastModifiedBy>
  <cp:revision>2</cp:revision>
  <cp:lastPrinted>2026-07-09T03:58:00Z</cp:lastPrinted>
  <dcterms:created xsi:type="dcterms:W3CDTF">2026-07-09T03:59:00Z</dcterms:created>
  <dcterms:modified xsi:type="dcterms:W3CDTF">2026-07-09T03:59:00Z</dcterms:modified>
</cp:coreProperties>
</file>